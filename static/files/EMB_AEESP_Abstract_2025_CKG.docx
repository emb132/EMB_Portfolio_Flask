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179BE4A1" w:rsidP="26EEC19B" w:rsidRDefault="31A981D6" w14:paraId="3D0D7FE6" w14:textId="609ED86D">
      <w:pPr>
        <w:spacing w:before="401" w:after="401"/>
        <w:rPr>
          <w:rFonts w:ascii="Times New Roman" w:hAnsi="Times New Roman" w:eastAsia="Times New Roman" w:cs="Times New Roman"/>
          <w:color w:val="012169"/>
          <w:sz w:val="24"/>
          <w:szCs w:val="24"/>
        </w:rPr>
      </w:pPr>
      <w:r w:rsidRPr="31A981D6">
        <w:rPr>
          <w:rFonts w:ascii="Times New Roman" w:hAnsi="Times New Roman" w:eastAsia="Times New Roman" w:cs="Times New Roman"/>
          <w:sz w:val="24"/>
          <w:szCs w:val="24"/>
        </w:rPr>
        <w:t>Biotechnology, Microbiology, and the Built Environment</w:t>
      </w:r>
    </w:p>
    <w:p w:rsidR="688D93DB" w:rsidP="688D93DB" w:rsidRDefault="2A8940AB" w14:paraId="06CE85CF" w14:textId="2F546905">
      <w:pPr>
        <w:rPr>
          <w:rFonts w:ascii="Times New Roman" w:hAnsi="Times New Roman" w:eastAsia="Times New Roman" w:cs="Times New Roman"/>
          <w:sz w:val="24"/>
          <w:szCs w:val="24"/>
          <w:u w:val="single"/>
        </w:rPr>
      </w:pPr>
      <w:r w:rsidRPr="2A8940AB">
        <w:rPr>
          <w:rFonts w:ascii="Times New Roman" w:hAnsi="Times New Roman" w:eastAsia="Times New Roman" w:cs="Times New Roman"/>
          <w:sz w:val="24"/>
          <w:szCs w:val="24"/>
          <w:u w:val="single"/>
        </w:rPr>
        <w:t>Title</w:t>
      </w:r>
    </w:p>
    <w:p w:rsidR="688D93DB" w:rsidDel="00B04634" w:rsidP="7FA7FC24" w:rsidRDefault="00B04634" w14:paraId="716942A0" w14:textId="167849F6">
      <w:pPr>
        <w:rPr>
          <w:del w:author="Claudia Gunsch, Ph.D." w:date="2024-12-18T11:07:00Z" w16du:dateUtc="2024-12-18T16:07:00Z" w:id="0"/>
          <w:rFonts w:ascii="Times New Roman" w:hAnsi="Times New Roman" w:eastAsia="Times New Roman" w:cs="Times New Roman"/>
          <w:sz w:val="24"/>
          <w:szCs w:val="24"/>
        </w:rPr>
      </w:pPr>
      <w:ins w:author="Claudia Gunsch, Ph.D." w:date="2024-12-18T11:07:00Z" w16du:dateUtc="2024-12-18T16:07:00Z" w:id="1">
        <w:r w:rsidRPr="00B04634">
          <w:rPr>
            <w:rFonts w:ascii="Times New Roman" w:hAnsi="Times New Roman" w:eastAsia="Times New Roman" w:cs="Times New Roman"/>
            <w:sz w:val="24"/>
            <w:szCs w:val="24"/>
          </w:rPr>
          <w:t>Metagenomic Analysis of Microbial Genera on Solar Panels</w:t>
        </w:r>
      </w:ins>
      <w:del w:author="Claudia Gunsch, Ph.D." w:date="2024-12-18T11:07:00Z" w16du:dateUtc="2024-12-18T16:07:00Z" w:id="2">
        <w:r w:rsidRPr="31A981D6" w:rsidDel="00B04634" w:rsidR="31A981D6">
          <w:rPr>
            <w:rFonts w:ascii="Times New Roman" w:hAnsi="Times New Roman" w:eastAsia="Times New Roman" w:cs="Times New Roman"/>
            <w:sz w:val="24"/>
            <w:szCs w:val="24"/>
          </w:rPr>
          <w:delText>Metagenomic Analysis of Solar Panels to Identify Microbial Genera Present</w:delText>
        </w:r>
      </w:del>
    </w:p>
    <w:p w:rsidR="00B04634" w:rsidP="7FA7FC24" w:rsidRDefault="00B04634" w14:paraId="7E96C48F" w14:textId="77777777">
      <w:pPr>
        <w:rPr>
          <w:ins w:author="Claudia Gunsch, Ph.D." w:date="2024-12-18T11:07:00Z" w16du:dateUtc="2024-12-18T16:07:00Z" w:id="3"/>
          <w:rFonts w:ascii="Times New Roman" w:hAnsi="Times New Roman" w:eastAsia="Times New Roman" w:cs="Times New Roman"/>
          <w:sz w:val="24"/>
          <w:szCs w:val="24"/>
        </w:rPr>
      </w:pPr>
    </w:p>
    <w:p w:rsidR="688D93DB" w:rsidP="7FA7FC24" w:rsidRDefault="007266BE" w14:paraId="61FA4EF1" w14:textId="71D9590E">
      <w:pPr>
        <w:rPr>
          <w:rFonts w:ascii="Times New Roman" w:hAnsi="Times New Roman" w:eastAsia="Times New Roman" w:cs="Times New Roman"/>
          <w:sz w:val="24"/>
          <w:szCs w:val="24"/>
          <w:u w:val="single"/>
        </w:rPr>
      </w:pPr>
      <w:ins w:author="Claudia Gunsch, Ph.D." w:date="2024-12-18T11:12:00Z" w16du:dateUtc="2024-12-18T16:12:00Z" w:id="4">
        <w:r>
          <w:rPr>
            <w:rFonts w:ascii="Times New Roman" w:hAnsi="Times New Roman" w:eastAsia="Times New Roman" w:cs="Times New Roman"/>
            <w:sz w:val="24"/>
            <w:szCs w:val="24"/>
            <w:u w:val="single"/>
          </w:rPr>
          <w:t xml:space="preserve">Presenting </w:t>
        </w:r>
      </w:ins>
      <w:r w:rsidRPr="7FA7FC24" w:rsidR="7FA7FC24">
        <w:rPr>
          <w:rFonts w:ascii="Times New Roman" w:hAnsi="Times New Roman" w:eastAsia="Times New Roman" w:cs="Times New Roman"/>
          <w:sz w:val="24"/>
          <w:szCs w:val="24"/>
          <w:u w:val="single"/>
        </w:rPr>
        <w:t>Author</w:t>
      </w:r>
    </w:p>
    <w:p w:rsidR="3D4C6261" w:rsidP="3D4C6261" w:rsidRDefault="688D93DB" w14:paraId="4FA6C9D7" w14:textId="04AEFB7C">
      <w:pPr>
        <w:rPr>
          <w:rFonts w:ascii="Times New Roman" w:hAnsi="Times New Roman" w:eastAsia="Times New Roman" w:cs="Times New Roman"/>
          <w:sz w:val="24"/>
          <w:szCs w:val="24"/>
        </w:rPr>
      </w:pPr>
      <w:r w:rsidRPr="688D93DB">
        <w:rPr>
          <w:rFonts w:ascii="Times New Roman" w:hAnsi="Times New Roman" w:eastAsia="Times New Roman" w:cs="Times New Roman"/>
          <w:sz w:val="24"/>
          <w:szCs w:val="24"/>
        </w:rPr>
        <w:t>Erica Babusci (</w:t>
      </w:r>
      <w:commentRangeStart w:id="5"/>
      <w:r>
        <w:fldChar w:fldCharType="begin"/>
      </w:r>
      <w:r>
        <w:instrText>HYPERLINK "mailto:erica.babusci@duke.edu" \h</w:instrText>
      </w:r>
      <w:r>
        <w:fldChar w:fldCharType="separate"/>
      </w:r>
      <w:r w:rsidRPr="688D93DB">
        <w:rPr>
          <w:rStyle w:val="Hyperlink"/>
          <w:rFonts w:ascii="Times New Roman" w:hAnsi="Times New Roman" w:eastAsia="Times New Roman" w:cs="Times New Roman"/>
          <w:sz w:val="24"/>
          <w:szCs w:val="24"/>
        </w:rPr>
        <w:t>erica.babusci@duke.edu</w:t>
      </w:r>
      <w:r>
        <w:rPr>
          <w:rStyle w:val="Hyperlink"/>
          <w:rFonts w:ascii="Times New Roman" w:hAnsi="Times New Roman" w:eastAsia="Times New Roman" w:cs="Times New Roman"/>
          <w:sz w:val="24"/>
          <w:szCs w:val="24"/>
        </w:rPr>
        <w:fldChar w:fldCharType="end"/>
      </w:r>
      <w:commentRangeEnd w:id="5"/>
      <w:r w:rsidR="007266BE">
        <w:rPr>
          <w:rStyle w:val="CommentReference"/>
        </w:rPr>
        <w:commentReference w:id="5"/>
      </w:r>
      <w:r w:rsidRPr="688D93DB">
        <w:rPr>
          <w:rFonts w:ascii="Times New Roman" w:hAnsi="Times New Roman" w:eastAsia="Times New Roman" w:cs="Times New Roman"/>
          <w:sz w:val="24"/>
          <w:szCs w:val="24"/>
        </w:rPr>
        <w:t>)</w:t>
      </w:r>
    </w:p>
    <w:p w:rsidR="688D93DB" w:rsidP="688D93DB" w:rsidRDefault="25095AFE" w14:paraId="731E8AB1" w14:textId="158D82C8">
      <w:pPr>
        <w:rPr>
          <w:rFonts w:ascii="Times New Roman" w:hAnsi="Times New Roman" w:eastAsia="Times New Roman" w:cs="Times New Roman"/>
          <w:sz w:val="24"/>
          <w:szCs w:val="24"/>
        </w:rPr>
      </w:pPr>
      <w:r w:rsidRPr="25095AFE">
        <w:rPr>
          <w:rFonts w:ascii="Times New Roman" w:hAnsi="Times New Roman" w:eastAsia="Times New Roman" w:cs="Times New Roman"/>
          <w:sz w:val="24"/>
          <w:szCs w:val="24"/>
        </w:rPr>
        <w:t>Department of Civil and Environmental Engineering, Duke University</w:t>
      </w:r>
    </w:p>
    <w:p w:rsidR="018D7E95" w:rsidP="018D7E95" w:rsidRDefault="018D7E95" w14:paraId="3622EA59" w14:textId="0A946429">
      <w:pPr>
        <w:rPr>
          <w:rFonts w:ascii="Times New Roman" w:hAnsi="Times New Roman" w:eastAsia="Times New Roman" w:cs="Times New Roman"/>
          <w:sz w:val="24"/>
          <w:szCs w:val="24"/>
          <w:u w:val="single"/>
        </w:rPr>
      </w:pPr>
      <w:r w:rsidRPr="018D7E95" w:rsidR="018D7E95">
        <w:rPr>
          <w:rFonts w:ascii="Times New Roman" w:hAnsi="Times New Roman" w:eastAsia="Times New Roman" w:cs="Times New Roman"/>
          <w:sz w:val="24"/>
          <w:szCs w:val="24"/>
          <w:u w:val="single"/>
        </w:rPr>
        <w:t>Abstract</w:t>
      </w:r>
    </w:p>
    <w:p w:rsidR="25095AFE" w:rsidDel="00B04634" w:rsidP="00B04634" w:rsidRDefault="31A981D6" w14:paraId="281C3967" w14:textId="4DF76016">
      <w:pPr>
        <w:spacing w:before="240" w:after="240" w:line="216" w:lineRule="auto"/>
        <w:jc w:val="both"/>
        <w:rPr>
          <w:del w:author="Claudia Gunsch, Ph.D." w:date="2024-12-18T11:11:00Z" w16du:dateUtc="2024-12-18T16:11:00Z" w:id="6"/>
          <w:rFonts w:ascii="Times New Roman" w:hAnsi="Times New Roman" w:eastAsia="Times New Roman" w:cs="Times New Roman"/>
          <w:color w:val="000000" w:themeColor="text1"/>
          <w:sz w:val="24"/>
          <w:szCs w:val="24"/>
        </w:rPr>
      </w:pPr>
      <w:r w:rsidRPr="31A981D6">
        <w:rPr>
          <w:rFonts w:ascii="Times New Roman" w:hAnsi="Times New Roman" w:eastAsia="Times New Roman" w:cs="Times New Roman"/>
          <w:color w:val="000000" w:themeColor="text1"/>
          <w:sz w:val="24"/>
          <w:szCs w:val="24"/>
        </w:rPr>
        <w:t xml:space="preserve">Solar panels are a renewable energy source that help reduce dependence on fossil fuels by converting sunlight into power through photovoltaic cells. However, their efficiency can be significantly hindered by the accumulation of environmental particles on their surfaces, which obstruct light absorption and lead to energy and revenue losses. While particles </w:t>
      </w:r>
      <w:del w:author="Claudia Gunsch, Ph.D." w:date="2024-12-18T11:08:00Z" w16du:dateUtc="2024-12-18T16:08:00Z" w:id="7">
        <w:r w:rsidRPr="31A981D6" w:rsidDel="00B04634">
          <w:rPr>
            <w:rFonts w:ascii="Times New Roman" w:hAnsi="Times New Roman" w:eastAsia="Times New Roman" w:cs="Times New Roman"/>
            <w:color w:val="000000" w:themeColor="text1"/>
            <w:sz w:val="24"/>
            <w:szCs w:val="24"/>
          </w:rPr>
          <w:delText xml:space="preserve">like </w:delText>
        </w:r>
      </w:del>
      <w:ins w:author="Claudia Gunsch, Ph.D." w:date="2024-12-18T11:08:00Z" w16du:dateUtc="2024-12-18T16:08:00Z" w:id="8">
        <w:r w:rsidR="00B04634">
          <w:rPr>
            <w:rFonts w:ascii="Times New Roman" w:hAnsi="Times New Roman" w:eastAsia="Times New Roman" w:cs="Times New Roman"/>
            <w:color w:val="000000" w:themeColor="text1"/>
            <w:sz w:val="24"/>
            <w:szCs w:val="24"/>
          </w:rPr>
          <w:t>such as</w:t>
        </w:r>
        <w:r w:rsidRPr="31A981D6" w:rsidR="00B04634">
          <w:rPr>
            <w:rFonts w:ascii="Times New Roman" w:hAnsi="Times New Roman" w:eastAsia="Times New Roman" w:cs="Times New Roman"/>
            <w:color w:val="000000" w:themeColor="text1"/>
            <w:sz w:val="24"/>
            <w:szCs w:val="24"/>
          </w:rPr>
          <w:t xml:space="preserve"> </w:t>
        </w:r>
      </w:ins>
      <w:r w:rsidRPr="31A981D6">
        <w:rPr>
          <w:rFonts w:ascii="Times New Roman" w:hAnsi="Times New Roman" w:eastAsia="Times New Roman" w:cs="Times New Roman"/>
          <w:color w:val="000000" w:themeColor="text1"/>
          <w:sz w:val="24"/>
          <w:szCs w:val="24"/>
        </w:rPr>
        <w:t xml:space="preserve">pollen and dust were traditionally believed to be the primary contributors to this efficiency loss, recent evidence suggests that microbial activity plays a substantial role. Microbial biofilms and fungal filaments appear to exacerbate the accumulation of particles by creating “sticky” surfaces that not only trap environmental debris but also make solar panels more difficult to clean. This growth is hypothesized to serve as catalysts for further accumulation, accelerating efficiency degradation over time. To address this issue, </w:t>
      </w:r>
      <w:del w:author="Claudia Gunsch, Ph.D." w:date="2024-12-18T11:09:00Z" w16du:dateUtc="2024-12-18T16:09:00Z" w:id="9">
        <w:r w:rsidRPr="31A981D6" w:rsidDel="00B04634">
          <w:rPr>
            <w:rFonts w:ascii="Times New Roman" w:hAnsi="Times New Roman" w:eastAsia="Times New Roman" w:cs="Times New Roman"/>
            <w:color w:val="000000" w:themeColor="text1"/>
            <w:sz w:val="24"/>
            <w:szCs w:val="24"/>
          </w:rPr>
          <w:delText>I am</w:delText>
        </w:r>
      </w:del>
      <w:ins w:author="Claudia Gunsch, Ph.D." w:date="2024-12-18T11:09:00Z" w16du:dateUtc="2024-12-18T16:09:00Z" w:id="10">
        <w:r w:rsidR="00B04634">
          <w:rPr>
            <w:rFonts w:ascii="Times New Roman" w:hAnsi="Times New Roman" w:eastAsia="Times New Roman" w:cs="Times New Roman"/>
            <w:color w:val="000000" w:themeColor="text1"/>
            <w:sz w:val="24"/>
            <w:szCs w:val="24"/>
          </w:rPr>
          <w:t>we are</w:t>
        </w:r>
      </w:ins>
      <w:r w:rsidRPr="31A981D6">
        <w:rPr>
          <w:rFonts w:ascii="Times New Roman" w:hAnsi="Times New Roman" w:eastAsia="Times New Roman" w:cs="Times New Roman"/>
          <w:color w:val="000000" w:themeColor="text1"/>
          <w:sz w:val="24"/>
          <w:szCs w:val="24"/>
        </w:rPr>
        <w:t xml:space="preserve"> collaborating with </w:t>
      </w:r>
      <w:r w:rsidRPr="00B04634">
        <w:rPr>
          <w:rFonts w:ascii="Times New Roman" w:hAnsi="Times New Roman" w:eastAsia="Times New Roman" w:cs="Times New Roman"/>
          <w:i/>
          <w:iCs/>
          <w:color w:val="000000" w:themeColor="text1"/>
          <w:sz w:val="24"/>
          <w:szCs w:val="24"/>
          <w:rPrChange w:author="Claudia Gunsch, Ph.D." w:date="2024-12-18T11:09:00Z" w16du:dateUtc="2024-12-18T16:09:00Z" w:id="11">
            <w:rPr>
              <w:rFonts w:ascii="Times New Roman" w:hAnsi="Times New Roman" w:eastAsia="Times New Roman" w:cs="Times New Roman"/>
              <w:color w:val="000000" w:themeColor="text1"/>
              <w:sz w:val="24"/>
              <w:szCs w:val="24"/>
            </w:rPr>
          </w:rPrChange>
        </w:rPr>
        <w:t>Solar Unsoiled</w:t>
      </w:r>
      <w:r w:rsidRPr="31A981D6">
        <w:rPr>
          <w:rFonts w:ascii="Times New Roman" w:hAnsi="Times New Roman" w:eastAsia="Times New Roman" w:cs="Times New Roman"/>
          <w:color w:val="000000" w:themeColor="text1"/>
          <w:sz w:val="24"/>
          <w:szCs w:val="24"/>
        </w:rPr>
        <w:t xml:space="preserve"> to investigate the microbial communities present on solar panels at three solar farms across North Carolina. Swab samples collected from panel surfaces were processed and analyzed using a </w:t>
      </w:r>
      <w:proofErr w:type="spellStart"/>
      <w:r w:rsidRPr="31A981D6">
        <w:rPr>
          <w:rFonts w:ascii="Times New Roman" w:hAnsi="Times New Roman" w:eastAsia="Times New Roman" w:cs="Times New Roman"/>
          <w:color w:val="000000" w:themeColor="text1"/>
          <w:sz w:val="24"/>
          <w:szCs w:val="24"/>
        </w:rPr>
        <w:t>PromethION</w:t>
      </w:r>
      <w:proofErr w:type="spellEnd"/>
      <w:r w:rsidRPr="31A981D6">
        <w:rPr>
          <w:rFonts w:ascii="Times New Roman" w:hAnsi="Times New Roman" w:eastAsia="Times New Roman" w:cs="Times New Roman"/>
          <w:color w:val="000000" w:themeColor="text1"/>
          <w:sz w:val="24"/>
          <w:szCs w:val="24"/>
        </w:rPr>
        <w:t xml:space="preserve"> sequencer, which provides high-quality, </w:t>
      </w:r>
      <w:proofErr w:type="gramStart"/>
      <w:r w:rsidRPr="31A981D6">
        <w:rPr>
          <w:rFonts w:ascii="Times New Roman" w:hAnsi="Times New Roman" w:eastAsia="Times New Roman" w:cs="Times New Roman"/>
          <w:color w:val="000000" w:themeColor="text1"/>
          <w:sz w:val="24"/>
          <w:szCs w:val="24"/>
        </w:rPr>
        <w:t>high-throughput</w:t>
      </w:r>
      <w:proofErr w:type="gramEnd"/>
      <w:r w:rsidRPr="31A981D6">
        <w:rPr>
          <w:rFonts w:ascii="Times New Roman" w:hAnsi="Times New Roman" w:eastAsia="Times New Roman" w:cs="Times New Roman"/>
          <w:color w:val="000000" w:themeColor="text1"/>
          <w:sz w:val="24"/>
          <w:szCs w:val="24"/>
        </w:rPr>
        <w:t xml:space="preserve"> metagenomic data. This cutting-edge sequencing technology enabled us to identify microbial taxa at the genus level, revealing both bacterial and fungal communities. Preliminary results show that bacterial genera </w:t>
      </w:r>
      <w:del w:author="Claudia Gunsch, Ph.D." w:date="2024-12-18T11:09:00Z" w16du:dateUtc="2024-12-18T16:09:00Z" w:id="12">
        <w:r w:rsidRPr="31A981D6" w:rsidDel="00B04634">
          <w:rPr>
            <w:rFonts w:ascii="Times New Roman" w:hAnsi="Times New Roman" w:eastAsia="Times New Roman" w:cs="Times New Roman"/>
            <w:color w:val="000000" w:themeColor="text1"/>
            <w:sz w:val="24"/>
            <w:szCs w:val="24"/>
          </w:rPr>
          <w:delText xml:space="preserve">such as </w:delText>
        </w:r>
      </w:del>
      <w:ins w:author="Claudia Gunsch, Ph.D." w:date="2024-12-18T11:09:00Z" w16du:dateUtc="2024-12-18T16:09:00Z" w:id="13">
        <w:r w:rsidR="00B04634">
          <w:rPr>
            <w:rFonts w:ascii="Times New Roman" w:hAnsi="Times New Roman" w:eastAsia="Times New Roman" w:cs="Times New Roman"/>
            <w:color w:val="000000" w:themeColor="text1"/>
            <w:sz w:val="24"/>
            <w:szCs w:val="24"/>
          </w:rPr>
          <w:t xml:space="preserve">including </w:t>
        </w:r>
      </w:ins>
      <w:proofErr w:type="spellStart"/>
      <w:r w:rsidRPr="31A981D6">
        <w:rPr>
          <w:rFonts w:ascii="Times New Roman" w:hAnsi="Times New Roman" w:eastAsia="Times New Roman" w:cs="Times New Roman"/>
          <w:i/>
          <w:iCs/>
          <w:color w:val="000000" w:themeColor="text1"/>
          <w:sz w:val="24"/>
          <w:szCs w:val="24"/>
        </w:rPr>
        <w:t>Hymenobacter</w:t>
      </w:r>
      <w:proofErr w:type="spellEnd"/>
      <w:r w:rsidRPr="31A981D6">
        <w:rPr>
          <w:rFonts w:ascii="Times New Roman" w:hAnsi="Times New Roman" w:eastAsia="Times New Roman" w:cs="Times New Roman"/>
          <w:color w:val="000000" w:themeColor="text1"/>
          <w:sz w:val="24"/>
          <w:szCs w:val="24"/>
        </w:rPr>
        <w:t xml:space="preserve">, </w:t>
      </w:r>
      <w:proofErr w:type="spellStart"/>
      <w:r w:rsidRPr="31A981D6">
        <w:rPr>
          <w:rFonts w:ascii="Times New Roman" w:hAnsi="Times New Roman" w:eastAsia="Times New Roman" w:cs="Times New Roman"/>
          <w:i/>
          <w:iCs/>
          <w:color w:val="000000" w:themeColor="text1"/>
          <w:sz w:val="24"/>
          <w:szCs w:val="24"/>
        </w:rPr>
        <w:t>Deinococcus</w:t>
      </w:r>
      <w:proofErr w:type="spellEnd"/>
      <w:r w:rsidRPr="31A981D6">
        <w:rPr>
          <w:rFonts w:ascii="Times New Roman" w:hAnsi="Times New Roman" w:eastAsia="Times New Roman" w:cs="Times New Roman"/>
          <w:color w:val="000000" w:themeColor="text1"/>
          <w:sz w:val="24"/>
          <w:szCs w:val="24"/>
        </w:rPr>
        <w:t xml:space="preserve">, </w:t>
      </w:r>
      <w:proofErr w:type="spellStart"/>
      <w:r w:rsidRPr="31A981D6">
        <w:rPr>
          <w:rFonts w:ascii="Times New Roman" w:hAnsi="Times New Roman" w:eastAsia="Times New Roman" w:cs="Times New Roman"/>
          <w:i/>
          <w:iCs/>
          <w:color w:val="000000" w:themeColor="text1"/>
          <w:sz w:val="24"/>
          <w:szCs w:val="24"/>
        </w:rPr>
        <w:t>Methylobacterium</w:t>
      </w:r>
      <w:proofErr w:type="spellEnd"/>
      <w:r w:rsidRPr="31A981D6">
        <w:rPr>
          <w:rFonts w:ascii="Times New Roman" w:hAnsi="Times New Roman" w:eastAsia="Times New Roman" w:cs="Times New Roman"/>
          <w:color w:val="000000" w:themeColor="text1"/>
          <w:sz w:val="24"/>
          <w:szCs w:val="24"/>
        </w:rPr>
        <w:t xml:space="preserve">, </w:t>
      </w:r>
      <w:proofErr w:type="spellStart"/>
      <w:r w:rsidRPr="31A981D6">
        <w:rPr>
          <w:rFonts w:ascii="Times New Roman" w:hAnsi="Times New Roman" w:eastAsia="Times New Roman" w:cs="Times New Roman"/>
          <w:i/>
          <w:iCs/>
          <w:color w:val="000000" w:themeColor="text1"/>
          <w:sz w:val="24"/>
          <w:szCs w:val="24"/>
        </w:rPr>
        <w:t>Sphingomonas</w:t>
      </w:r>
      <w:proofErr w:type="spellEnd"/>
      <w:r w:rsidRPr="31A981D6">
        <w:rPr>
          <w:rFonts w:ascii="Times New Roman" w:hAnsi="Times New Roman" w:eastAsia="Times New Roman" w:cs="Times New Roman"/>
          <w:color w:val="000000" w:themeColor="text1"/>
          <w:sz w:val="24"/>
          <w:szCs w:val="24"/>
        </w:rPr>
        <w:t xml:space="preserve">, </w:t>
      </w:r>
      <w:proofErr w:type="spellStart"/>
      <w:proofErr w:type="gramStart"/>
      <w:r w:rsidRPr="31A981D6">
        <w:rPr>
          <w:rFonts w:ascii="Times New Roman" w:hAnsi="Times New Roman" w:eastAsia="Times New Roman" w:cs="Times New Roman"/>
          <w:i/>
          <w:iCs/>
          <w:color w:val="000000" w:themeColor="text1"/>
          <w:sz w:val="24"/>
          <w:szCs w:val="24"/>
        </w:rPr>
        <w:t>Roseomonas</w:t>
      </w:r>
      <w:proofErr w:type="spellEnd"/>
      <w:r w:rsidRPr="31A981D6">
        <w:rPr>
          <w:rFonts w:ascii="Times New Roman" w:hAnsi="Times New Roman" w:eastAsia="Times New Roman" w:cs="Times New Roman"/>
          <w:color w:val="000000" w:themeColor="text1"/>
          <w:sz w:val="24"/>
          <w:szCs w:val="24"/>
        </w:rPr>
        <w:t>, and</w:t>
      </w:r>
      <w:proofErr w:type="gramEnd"/>
      <w:r w:rsidRPr="31A981D6">
        <w:rPr>
          <w:rFonts w:ascii="Times New Roman" w:hAnsi="Times New Roman" w:eastAsia="Times New Roman" w:cs="Times New Roman"/>
          <w:color w:val="000000" w:themeColor="text1"/>
          <w:sz w:val="24"/>
          <w:szCs w:val="24"/>
        </w:rPr>
        <w:t xml:space="preserve"> </w:t>
      </w:r>
      <w:proofErr w:type="spellStart"/>
      <w:r w:rsidRPr="31A981D6">
        <w:rPr>
          <w:rFonts w:ascii="Times New Roman" w:hAnsi="Times New Roman" w:eastAsia="Times New Roman" w:cs="Times New Roman"/>
          <w:i/>
          <w:iCs/>
          <w:color w:val="000000" w:themeColor="text1"/>
          <w:sz w:val="24"/>
          <w:szCs w:val="24"/>
        </w:rPr>
        <w:t>Spirosoma</w:t>
      </w:r>
      <w:proofErr w:type="spellEnd"/>
      <w:r w:rsidRPr="31A981D6">
        <w:rPr>
          <w:rFonts w:ascii="Times New Roman" w:hAnsi="Times New Roman" w:eastAsia="Times New Roman" w:cs="Times New Roman"/>
          <w:i/>
          <w:iCs/>
          <w:color w:val="000000" w:themeColor="text1"/>
          <w:sz w:val="24"/>
          <w:szCs w:val="24"/>
        </w:rPr>
        <w:t>,</w:t>
      </w:r>
      <w:r w:rsidRPr="31A981D6">
        <w:rPr>
          <w:rFonts w:ascii="Times New Roman" w:hAnsi="Times New Roman" w:eastAsia="Times New Roman" w:cs="Times New Roman"/>
          <w:color w:val="000000" w:themeColor="text1"/>
          <w:sz w:val="24"/>
          <w:szCs w:val="24"/>
        </w:rPr>
        <w:t xml:space="preserve"> and fungal genera including A</w:t>
      </w:r>
      <w:r w:rsidRPr="31A981D6">
        <w:rPr>
          <w:rFonts w:ascii="Times New Roman" w:hAnsi="Times New Roman" w:eastAsia="Times New Roman" w:cs="Times New Roman"/>
          <w:i/>
          <w:iCs/>
          <w:color w:val="000000" w:themeColor="text1"/>
          <w:sz w:val="24"/>
          <w:szCs w:val="24"/>
        </w:rPr>
        <w:t xml:space="preserve">spergillus, </w:t>
      </w:r>
      <w:proofErr w:type="spellStart"/>
      <w:r w:rsidRPr="31A981D6">
        <w:rPr>
          <w:rFonts w:ascii="Times New Roman" w:hAnsi="Times New Roman" w:eastAsia="Times New Roman" w:cs="Times New Roman"/>
          <w:i/>
          <w:iCs/>
          <w:color w:val="000000" w:themeColor="text1"/>
          <w:sz w:val="24"/>
          <w:szCs w:val="24"/>
        </w:rPr>
        <w:t>Trebouxia</w:t>
      </w:r>
      <w:proofErr w:type="spellEnd"/>
      <w:r w:rsidRPr="31A981D6">
        <w:rPr>
          <w:rFonts w:ascii="Times New Roman" w:hAnsi="Times New Roman" w:eastAsia="Times New Roman" w:cs="Times New Roman"/>
          <w:i/>
          <w:iCs/>
          <w:color w:val="000000" w:themeColor="text1"/>
          <w:sz w:val="24"/>
          <w:szCs w:val="24"/>
        </w:rPr>
        <w:t xml:space="preserve">, Alternaria, Colletotrichum, </w:t>
      </w:r>
      <w:proofErr w:type="spellStart"/>
      <w:r w:rsidRPr="31A981D6">
        <w:rPr>
          <w:rFonts w:ascii="Times New Roman" w:hAnsi="Times New Roman" w:eastAsia="Times New Roman" w:cs="Times New Roman"/>
          <w:i/>
          <w:iCs/>
          <w:color w:val="000000" w:themeColor="text1"/>
          <w:sz w:val="24"/>
          <w:szCs w:val="24"/>
        </w:rPr>
        <w:t>Exophiala</w:t>
      </w:r>
      <w:proofErr w:type="spellEnd"/>
      <w:r w:rsidRPr="31A981D6">
        <w:rPr>
          <w:rFonts w:ascii="Times New Roman" w:hAnsi="Times New Roman" w:eastAsia="Times New Roman" w:cs="Times New Roman"/>
          <w:i/>
          <w:iCs/>
          <w:color w:val="000000" w:themeColor="text1"/>
          <w:sz w:val="24"/>
          <w:szCs w:val="24"/>
        </w:rPr>
        <w:t>,</w:t>
      </w:r>
      <w:r w:rsidRPr="31A981D6">
        <w:rPr>
          <w:rFonts w:ascii="Times New Roman" w:hAnsi="Times New Roman" w:eastAsia="Times New Roman" w:cs="Times New Roman"/>
          <w:color w:val="000000" w:themeColor="text1"/>
          <w:sz w:val="24"/>
          <w:szCs w:val="24"/>
        </w:rPr>
        <w:t xml:space="preserve"> and </w:t>
      </w:r>
      <w:proofErr w:type="spellStart"/>
      <w:r w:rsidRPr="31A981D6">
        <w:rPr>
          <w:rFonts w:ascii="Times New Roman" w:hAnsi="Times New Roman" w:eastAsia="Times New Roman" w:cs="Times New Roman"/>
          <w:i/>
          <w:iCs/>
          <w:color w:val="000000" w:themeColor="text1"/>
          <w:sz w:val="24"/>
          <w:szCs w:val="24"/>
        </w:rPr>
        <w:t>Aureobasidium</w:t>
      </w:r>
      <w:proofErr w:type="spellEnd"/>
      <w:r w:rsidRPr="31A981D6">
        <w:rPr>
          <w:rFonts w:ascii="Times New Roman" w:hAnsi="Times New Roman" w:eastAsia="Times New Roman" w:cs="Times New Roman"/>
          <w:color w:val="000000" w:themeColor="text1"/>
          <w:sz w:val="24"/>
          <w:szCs w:val="24"/>
        </w:rPr>
        <w:t xml:space="preserve"> are the most abundant. </w:t>
      </w:r>
      <w:ins w:author="Claudia Gunsch, Ph.D." w:date="2024-12-18T11:11:00Z" w16du:dateUtc="2024-12-18T16:11:00Z" w:id="14">
        <w:r w:rsidRPr="00B04634" w:rsidR="00B04634">
          <w:rPr>
            <w:rFonts w:ascii="Times New Roman" w:hAnsi="Times New Roman" w:eastAsia="Times New Roman" w:cs="Times New Roman"/>
            <w:color w:val="000000" w:themeColor="text1"/>
            <w:sz w:val="24"/>
            <w:szCs w:val="24"/>
          </w:rPr>
          <w:t xml:space="preserve">These </w:t>
        </w:r>
        <w:proofErr w:type="gramStart"/>
        <w:r w:rsidRPr="00B04634" w:rsidR="00B04634">
          <w:rPr>
            <w:rFonts w:ascii="Times New Roman" w:hAnsi="Times New Roman" w:eastAsia="Times New Roman" w:cs="Times New Roman"/>
            <w:color w:val="000000" w:themeColor="text1"/>
            <w:sz w:val="24"/>
            <w:szCs w:val="24"/>
          </w:rPr>
          <w:t>genera</w:t>
        </w:r>
        <w:proofErr w:type="gramEnd"/>
        <w:r w:rsidRPr="00B04634" w:rsidR="00B04634">
          <w:rPr>
            <w:rFonts w:ascii="Times New Roman" w:hAnsi="Times New Roman" w:eastAsia="Times New Roman" w:cs="Times New Roman"/>
            <w:color w:val="000000" w:themeColor="text1"/>
            <w:sz w:val="24"/>
            <w:szCs w:val="24"/>
          </w:rPr>
          <w:t xml:space="preserve"> have been shown to possess traits such as resistance to drought, heat, and radiation, which enhance their survival and enable them to endure the environmental stressors commonly associated with solar panels. Additionally, many of these </w:t>
        </w:r>
        <w:proofErr w:type="gramStart"/>
        <w:r w:rsidRPr="00B04634" w:rsidR="00B04634">
          <w:rPr>
            <w:rFonts w:ascii="Times New Roman" w:hAnsi="Times New Roman" w:eastAsia="Times New Roman" w:cs="Times New Roman"/>
            <w:color w:val="000000" w:themeColor="text1"/>
            <w:sz w:val="24"/>
            <w:szCs w:val="24"/>
          </w:rPr>
          <w:t>genera</w:t>
        </w:r>
        <w:proofErr w:type="gramEnd"/>
        <w:r w:rsidRPr="00B04634" w:rsidR="00B04634">
          <w:rPr>
            <w:rFonts w:ascii="Times New Roman" w:hAnsi="Times New Roman" w:eastAsia="Times New Roman" w:cs="Times New Roman"/>
            <w:color w:val="000000" w:themeColor="text1"/>
            <w:sz w:val="24"/>
            <w:szCs w:val="24"/>
          </w:rPr>
          <w:t xml:space="preserve"> are known for their ability to form biofilms, likely contributing to their persistence on solar panels and the accumulation of environmental particles. The next step involves conducting a meta-transcriptomic analysis on the samples to identify the metabolic pathways involved in biofilm formation. Understanding the microbial composition and the functioning pathways will enable the development of targeted strategies to mitigate microbial growth on solar panels, thereby enhancing their efficiency.</w:t>
        </w:r>
      </w:ins>
      <w:del w:author="Claudia Gunsch, Ph.D." w:date="2024-12-18T11:11:00Z" w16du:dateUtc="2024-12-18T16:11:00Z" w:id="15">
        <w:r w:rsidRPr="31A981D6" w:rsidDel="00B04634">
          <w:rPr>
            <w:rFonts w:ascii="Times New Roman" w:hAnsi="Times New Roman" w:eastAsia="Times New Roman" w:cs="Times New Roman"/>
            <w:color w:val="000000" w:themeColor="text1"/>
            <w:sz w:val="24"/>
            <w:szCs w:val="24"/>
          </w:rPr>
          <w:delText>These genera</w:delText>
        </w:r>
      </w:del>
      <w:del w:author="Claudia Gunsch, Ph.D." w:date="2024-12-18T11:10:00Z" w16du:dateUtc="2024-12-18T16:10:00Z" w:id="16">
        <w:r w:rsidRPr="31A981D6" w:rsidDel="00B04634">
          <w:rPr>
            <w:rFonts w:ascii="Times New Roman" w:hAnsi="Times New Roman" w:eastAsia="Times New Roman" w:cs="Times New Roman"/>
            <w:color w:val="000000" w:themeColor="text1"/>
            <w:sz w:val="24"/>
            <w:szCs w:val="24"/>
          </w:rPr>
          <w:delText>'s</w:delText>
        </w:r>
      </w:del>
      <w:del w:author="Claudia Gunsch, Ph.D." w:date="2024-12-18T11:11:00Z" w16du:dateUtc="2024-12-18T16:11:00Z" w:id="17">
        <w:r w:rsidRPr="31A981D6" w:rsidDel="00B04634">
          <w:rPr>
            <w:rFonts w:ascii="Times New Roman" w:hAnsi="Times New Roman" w:eastAsia="Times New Roman" w:cs="Times New Roman"/>
            <w:color w:val="000000" w:themeColor="text1"/>
            <w:sz w:val="24"/>
            <w:szCs w:val="24"/>
          </w:rPr>
          <w:delText xml:space="preserve"> display traits</w:delText>
        </w:r>
      </w:del>
      <w:del w:author="Claudia Gunsch, Ph.D." w:date="2024-12-18T11:10:00Z" w16du:dateUtc="2024-12-18T16:10:00Z" w:id="18">
        <w:r w:rsidRPr="31A981D6" w:rsidDel="00B04634">
          <w:rPr>
            <w:rFonts w:ascii="Times New Roman" w:hAnsi="Times New Roman" w:eastAsia="Times New Roman" w:cs="Times New Roman"/>
            <w:color w:val="000000" w:themeColor="text1"/>
            <w:sz w:val="24"/>
            <w:szCs w:val="24"/>
          </w:rPr>
          <w:delText>,</w:delText>
        </w:r>
      </w:del>
      <w:del w:author="Claudia Gunsch, Ph.D." w:date="2024-12-18T11:11:00Z" w16du:dateUtc="2024-12-18T16:11:00Z" w:id="19">
        <w:r w:rsidRPr="31A981D6" w:rsidDel="00B04634">
          <w:rPr>
            <w:rFonts w:ascii="Times New Roman" w:hAnsi="Times New Roman" w:eastAsia="Times New Roman" w:cs="Times New Roman"/>
            <w:color w:val="000000" w:themeColor="text1"/>
            <w:sz w:val="24"/>
            <w:szCs w:val="24"/>
          </w:rPr>
          <w:delText xml:space="preserve"> such as resistance to drought, heat, and radiation, that enhance their survival and can help withstand the environmental stressors that are common to solar panels.  Additionally, many of these genera are known to form biofilms, which likely contribute to their survival and persistence on the solar panel, along with the accumulation of environmental particles. The next step is to do a meta-transcriptomic analysis on the samples to determine the metabolic pathways contributing to biofilm formation. By uncovering the microbes present and the pathways functioning, we can develop more targeted strategies to mitigate microbial growth on solar panels and help increase their efficiency. </w:delText>
        </w:r>
      </w:del>
    </w:p>
    <w:p w:rsidR="00B04634" w:rsidP="00B04634" w:rsidRDefault="00B04634" w14:paraId="24A27B95" w14:textId="77777777">
      <w:pPr>
        <w:spacing w:before="240" w:after="240" w:line="216" w:lineRule="auto"/>
        <w:jc w:val="both"/>
        <w:rPr>
          <w:ins w:author="Claudia Gunsch, Ph.D." w:date="2024-12-18T11:11:00Z" w16du:dateUtc="2024-12-18T16:11:00Z" w:id="20"/>
          <w:rFonts w:ascii="Times New Roman" w:hAnsi="Times New Roman" w:eastAsia="Times New Roman" w:cs="Times New Roman"/>
          <w:color w:val="000000" w:themeColor="text1"/>
          <w:sz w:val="24"/>
          <w:szCs w:val="24"/>
        </w:rPr>
      </w:pPr>
    </w:p>
    <w:p w:rsidR="00B04634" w:rsidP="00B04634" w:rsidRDefault="1C58FC3D" w14:paraId="5D555C5F" w14:textId="77777777">
      <w:pPr>
        <w:spacing w:before="240" w:after="240" w:line="216" w:lineRule="auto"/>
        <w:rPr>
          <w:ins w:author="Claudia Gunsch, Ph.D." w:date="2024-12-18T11:11:00Z" w16du:dateUtc="2024-12-18T16:11:00Z" w:id="21"/>
          <w:rFonts w:ascii="Times New Roman" w:hAnsi="Times New Roman" w:eastAsia="Times New Roman" w:cs="Times New Roman"/>
          <w:color w:val="012169"/>
          <w:sz w:val="24"/>
          <w:szCs w:val="24"/>
        </w:rPr>
        <w:pPrChange w:author="Claudia Gunsch, Ph.D." w:date="2024-12-18T11:12:00Z" w16du:dateUtc="2024-12-18T16:12:00Z" w:id="22">
          <w:pPr>
            <w:spacing w:before="240" w:after="240" w:line="216" w:lineRule="auto"/>
            <w:jc w:val="both"/>
          </w:pPr>
        </w:pPrChange>
      </w:pPr>
      <w:del w:author="Claudia Gunsch, Ph.D." w:date="2024-12-18T11:11:00Z" w16du:dateUtc="2024-12-18T16:11:00Z" w:id="23">
        <w:r w:rsidRPr="1C58FC3D" w:rsidDel="00B04634">
          <w:rPr>
            <w:rFonts w:ascii="Times New Roman" w:hAnsi="Times New Roman" w:eastAsia="Times New Roman" w:cs="Times New Roman"/>
            <w:color w:val="012169"/>
            <w:sz w:val="24"/>
            <w:szCs w:val="24"/>
          </w:rPr>
          <w:delText>A</w:delText>
        </w:r>
      </w:del>
      <w:ins w:author="Claudia Gunsch, Ph.D." w:date="2024-12-18T11:11:00Z" w16du:dateUtc="2024-12-18T16:11:00Z" w:id="24">
        <w:r w:rsidR="00B04634">
          <w:rPr>
            <w:rFonts w:ascii="Times New Roman" w:hAnsi="Times New Roman" w:eastAsia="Times New Roman" w:cs="Times New Roman"/>
            <w:color w:val="012169"/>
            <w:sz w:val="24"/>
            <w:szCs w:val="24"/>
          </w:rPr>
          <w:t>A</w:t>
        </w:r>
      </w:ins>
      <w:r w:rsidRPr="1C58FC3D">
        <w:rPr>
          <w:rFonts w:ascii="Times New Roman" w:hAnsi="Times New Roman" w:eastAsia="Times New Roman" w:cs="Times New Roman"/>
          <w:color w:val="012169"/>
          <w:sz w:val="24"/>
          <w:szCs w:val="24"/>
        </w:rPr>
        <w:t>bstract Guidelines</w:t>
      </w:r>
    </w:p>
    <w:p w:rsidR="25095AFE" w:rsidP="00B04634" w:rsidRDefault="25095AFE" w14:paraId="2456E68C" w14:textId="476945D0">
      <w:pPr>
        <w:spacing w:before="240" w:after="240" w:line="216" w:lineRule="auto"/>
        <w:rPr>
          <w:rFonts w:ascii="Times New Roman" w:hAnsi="Times New Roman" w:eastAsia="Times New Roman" w:cs="Times New Roman"/>
          <w:color w:val="000000" w:themeColor="text1"/>
          <w:sz w:val="24"/>
          <w:szCs w:val="24"/>
        </w:rPr>
        <w:pPrChange w:author="Claudia Gunsch, Ph.D." w:date="2024-12-18T11:12:00Z" w16du:dateUtc="2024-12-18T16:12:00Z" w:id="25">
          <w:pPr>
            <w:spacing w:before="240" w:after="240" w:line="216" w:lineRule="auto"/>
            <w:jc w:val="both"/>
          </w:pPr>
        </w:pPrChange>
      </w:pPr>
      <w:del w:author="Claudia Gunsch, Ph.D." w:date="2024-12-18T11:11:00Z" w16du:dateUtc="2024-12-18T16:11:00Z" w:id="26">
        <w:r w:rsidDel="00B04634">
          <w:br/>
        </w:r>
      </w:del>
      <w:r w:rsidRPr="1C58FC3D" w:rsidR="1C58FC3D">
        <w:rPr>
          <w:rFonts w:ascii="Times New Roman" w:hAnsi="Times New Roman" w:eastAsia="Times New Roman" w:cs="Times New Roman"/>
          <w:color w:val="012169"/>
          <w:sz w:val="24"/>
          <w:szCs w:val="24"/>
        </w:rPr>
        <w:t>– Title of abstract: 150 characters or less.</w:t>
      </w:r>
      <w:r>
        <w:br/>
      </w:r>
      <w:r w:rsidRPr="1C58FC3D" w:rsidR="1C58FC3D">
        <w:rPr>
          <w:rFonts w:ascii="Times New Roman" w:hAnsi="Times New Roman" w:eastAsia="Times New Roman" w:cs="Times New Roman"/>
          <w:color w:val="012169"/>
          <w:sz w:val="24"/>
          <w:szCs w:val="24"/>
        </w:rPr>
        <w:t>– Abstract word limit: 350 words maximum.</w:t>
      </w:r>
    </w:p>
    <w:sectPr w:rsidR="25095AFE">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G" w:author="Claudia Gunsch, Ph.D." w:date="2024-12-18T11:12:00Z" w:id="5">
    <w:p w:rsidR="007266BE" w:rsidP="007266BE" w:rsidRDefault="007266BE" w14:paraId="32F26944" w14:textId="77777777">
      <w:pPr>
        <w:pStyle w:val="CommentText"/>
      </w:pPr>
      <w:r>
        <w:rPr>
          <w:rStyle w:val="CommentReference"/>
        </w:rPr>
        <w:annotationRef/>
      </w:r>
      <w:r>
        <w:t>Include other authors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2F269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0FB600E" w16cex:dateUtc="2024-12-18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2F26944" w16cid:durableId="00FB60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3RUPhL5vC6bxAd" int2:id="vOgFB5cK">
      <int2:state int2:value="Rejected" int2:type="LegacyProofing"/>
    </int2:textHash>
    <int2:textHash int2:hashCode="+UUcHFnjG5dOEF" int2:id="FW6TlIVF">
      <int2:state int2:value="Rejected" int2:type="LegacyProofing"/>
    </int2:textHash>
    <int2:textHash int2:hashCode="AKd3Ed+XPQFZ3F" int2:id="61HLIeko">
      <int2:state int2:value="Rejected" int2:type="LegacyProofing"/>
    </int2:textHash>
    <int2:textHash int2:hashCode="EmcjtpXtzOL9BF" int2:id="Pbuy6dlX">
      <int2:state int2:value="Rejected" int2:type="LegacyProofing"/>
    </int2:textHash>
    <int2:textHash int2:hashCode="U5RlDJBMz74OjI" int2:id="mqt0JqAV">
      <int2:state int2:value="Rejected" int2:type="LegacyProofing"/>
    </int2:textHash>
    <int2:textHash int2:hashCode="/3vvnwc7fxK6nu" int2:id="nwY0QchU">
      <int2:state int2:value="Rejected" int2:type="LegacyProofing"/>
    </int2:textHash>
    <int2:textHash int2:hashCode="Zi+j+RkzPEjX+J" int2:id="e1F1pANj">
      <int2:state int2:value="Rejected" int2:type="LegacyProofing"/>
    </int2:textHash>
    <int2:textHash int2:hashCode="gwWdNYL0oJ1RGw" int2:id="63Vl1ZSK">
      <int2:state int2:value="Rejected" int2:type="LegacyProofing"/>
    </int2:textHash>
    <int2:textHash int2:hashCode="m73Y41PL4Z8I3k" int2:id="OMejn42D">
      <int2:state int2:value="Rejected" int2:type="LegacyProofing"/>
    </int2:textHash>
    <int2:textHash int2:hashCode="eX3C34hKXZ55ZS" int2:id="cSRfPprc">
      <int2:state int2:value="Rejected" int2:type="LegacyProofing"/>
    </int2:textHash>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laudia Gunsch, Ph.D.">
    <w15:presenceInfo w15:providerId="AD" w15:userId="S::ckgunsch@duke.edu::b1625118-eaad-4db0-b3da-2ff89e1ad8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proofState w:spelling="clean" w:grammar="dirty"/>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73D17D"/>
    <w:rsid w:val="007266BE"/>
    <w:rsid w:val="00B04634"/>
    <w:rsid w:val="00D15910"/>
    <w:rsid w:val="018D7E95"/>
    <w:rsid w:val="0666524E"/>
    <w:rsid w:val="140C6E1E"/>
    <w:rsid w:val="179BE4A1"/>
    <w:rsid w:val="1C58FC3D"/>
    <w:rsid w:val="1D8683ED"/>
    <w:rsid w:val="25095AFE"/>
    <w:rsid w:val="26EEC19B"/>
    <w:rsid w:val="2A8940AB"/>
    <w:rsid w:val="31A981D6"/>
    <w:rsid w:val="3D4C6261"/>
    <w:rsid w:val="3D52365F"/>
    <w:rsid w:val="4F574671"/>
    <w:rsid w:val="6173D17D"/>
    <w:rsid w:val="619E8974"/>
    <w:rsid w:val="688D93DB"/>
    <w:rsid w:val="6B377E75"/>
    <w:rsid w:val="6ED1B6CD"/>
    <w:rsid w:val="77EF63AE"/>
    <w:rsid w:val="7DBAAD36"/>
    <w:rsid w:val="7FA7F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D17D"/>
  <w15:chartTrackingRefBased/>
  <w15:docId w15:val="{1321EFE0-75D8-4709-A16C-C7D976EE7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5Char" w:customStyle="1">
    <w:name w:val="Heading 5 Char"/>
    <w:basedOn w:val="DefaultParagraphFont"/>
    <w:link w:val="Heading5"/>
    <w:uiPriority w:val="9"/>
    <w:rPr>
      <w:rFonts w:asciiTheme="majorHAnsi" w:hAnsiTheme="majorHAnsi" w:eastAsiaTheme="majorEastAsia" w:cstheme="majorBidi"/>
      <w:color w:val="2F5496" w:themeColor="accent1" w:themeShade="BF"/>
    </w:rPr>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B04634"/>
    <w:pPr>
      <w:spacing w:after="0" w:line="240" w:lineRule="auto"/>
    </w:pPr>
  </w:style>
  <w:style w:type="character" w:styleId="CommentReference">
    <w:name w:val="annotation reference"/>
    <w:basedOn w:val="DefaultParagraphFont"/>
    <w:uiPriority w:val="99"/>
    <w:semiHidden/>
    <w:unhideWhenUsed/>
    <w:rsid w:val="007266BE"/>
    <w:rPr>
      <w:sz w:val="16"/>
      <w:szCs w:val="16"/>
    </w:rPr>
  </w:style>
  <w:style w:type="paragraph" w:styleId="CommentText">
    <w:name w:val="annotation text"/>
    <w:basedOn w:val="Normal"/>
    <w:link w:val="CommentTextChar"/>
    <w:uiPriority w:val="99"/>
    <w:unhideWhenUsed/>
    <w:rsid w:val="007266BE"/>
    <w:pPr>
      <w:spacing w:line="240" w:lineRule="auto"/>
    </w:pPr>
    <w:rPr>
      <w:sz w:val="20"/>
      <w:szCs w:val="20"/>
    </w:rPr>
  </w:style>
  <w:style w:type="character" w:styleId="CommentTextChar" w:customStyle="1">
    <w:name w:val="Comment Text Char"/>
    <w:basedOn w:val="DefaultParagraphFont"/>
    <w:link w:val="CommentText"/>
    <w:uiPriority w:val="99"/>
    <w:rsid w:val="007266BE"/>
    <w:rPr>
      <w:sz w:val="20"/>
      <w:szCs w:val="20"/>
    </w:rPr>
  </w:style>
  <w:style w:type="paragraph" w:styleId="CommentSubject">
    <w:name w:val="annotation subject"/>
    <w:basedOn w:val="CommentText"/>
    <w:next w:val="CommentText"/>
    <w:link w:val="CommentSubjectChar"/>
    <w:uiPriority w:val="99"/>
    <w:semiHidden/>
    <w:unhideWhenUsed/>
    <w:rsid w:val="007266BE"/>
    <w:rPr>
      <w:b/>
      <w:bCs/>
    </w:rPr>
  </w:style>
  <w:style w:type="character" w:styleId="CommentSubjectChar" w:customStyle="1">
    <w:name w:val="Comment Subject Char"/>
    <w:basedOn w:val="CommentTextChar"/>
    <w:link w:val="CommentSubject"/>
    <w:uiPriority w:val="99"/>
    <w:semiHidden/>
    <w:rsid w:val="007266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20/10/relationships/intelligence" Target="intelligence2.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Erica Babusci</dc:creator>
  <keywords/>
  <dc:description/>
  <lastModifiedBy>Erica Babusci</lastModifiedBy>
  <revision>5</revision>
  <dcterms:created xsi:type="dcterms:W3CDTF">2024-12-18T16:12:00.0000000Z</dcterms:created>
  <dcterms:modified xsi:type="dcterms:W3CDTF">2026-01-23T13:30:23.4507636Z</dcterms:modified>
</coreProperties>
</file>