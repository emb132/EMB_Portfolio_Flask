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215B13FB" w:rsidR="001F5BCF" w:rsidRDefault="085F3200">
      <w:pPr>
        <w:rPr>
          <w:rFonts w:ascii="Times New Roman" w:eastAsia="Times New Roman" w:hAnsi="Times New Roman" w:cs="Times New Roman"/>
          <w:sz w:val="24"/>
          <w:szCs w:val="24"/>
        </w:rPr>
      </w:pPr>
      <w:r w:rsidRPr="085F3200">
        <w:rPr>
          <w:rFonts w:ascii="Times New Roman" w:eastAsia="Times New Roman" w:hAnsi="Times New Roman" w:cs="Times New Roman"/>
          <w:sz w:val="24"/>
          <w:szCs w:val="24"/>
        </w:rPr>
        <w:t xml:space="preserve">Title </w:t>
      </w:r>
    </w:p>
    <w:p w14:paraId="49720E68" w14:textId="0032A297" w:rsidR="085F3200" w:rsidRDefault="085F3200" w:rsidP="085F3200">
      <w:r w:rsidRPr="085F3200">
        <w:rPr>
          <w:rFonts w:ascii="Times New Roman" w:eastAsia="Times New Roman" w:hAnsi="Times New Roman" w:cs="Times New Roman"/>
          <w:color w:val="000000" w:themeColor="text1"/>
          <w:sz w:val="24"/>
          <w:szCs w:val="24"/>
          <w:highlight w:val="yellow"/>
        </w:rPr>
        <w:t>The Effect of Microencapsulation on the Viability of Fungi</w:t>
      </w:r>
    </w:p>
    <w:p w14:paraId="726CBC34" w14:textId="6A82ADD3" w:rsidR="085F3200" w:rsidDel="00485995" w:rsidRDefault="085F3200" w:rsidP="085F3200">
      <w:pPr>
        <w:rPr>
          <w:del w:id="0" w:author="Claudia Gunsch, Ph.D." w:date="2024-03-07T10:49:00Z"/>
        </w:rPr>
      </w:pPr>
      <w:del w:id="1" w:author="Claudia Gunsch, Ph.D." w:date="2024-03-07T10:49:00Z">
        <w:r w:rsidRPr="085F3200" w:rsidDel="00485995">
          <w:rPr>
            <w:rFonts w:ascii="Times New Roman" w:eastAsia="Times New Roman" w:hAnsi="Times New Roman" w:cs="Times New Roman"/>
            <w:color w:val="000000" w:themeColor="text1"/>
            <w:sz w:val="24"/>
            <w:szCs w:val="24"/>
            <w:highlight w:val="yellow"/>
          </w:rPr>
          <w:delText>Effect of Microencapsulation on Fungi to Improve PAH Degradation Success</w:delText>
        </w:r>
      </w:del>
    </w:p>
    <w:p w14:paraId="51F56710" w14:textId="4A49225A" w:rsidR="085F3200" w:rsidRDefault="085F3200" w:rsidP="085F3200"/>
    <w:p w14:paraId="00000004" w14:textId="77777777" w:rsidR="001F5BCF" w:rsidRDefault="00686C67">
      <w:pPr>
        <w:rPr>
          <w:rFonts w:ascii="Times New Roman" w:eastAsia="Times New Roman" w:hAnsi="Times New Roman" w:cs="Times New Roman"/>
          <w:sz w:val="24"/>
          <w:szCs w:val="24"/>
        </w:rPr>
      </w:pPr>
      <w:r>
        <w:rPr>
          <w:rFonts w:ascii="Times New Roman" w:eastAsia="Times New Roman" w:hAnsi="Times New Roman" w:cs="Times New Roman"/>
          <w:sz w:val="24"/>
          <w:szCs w:val="24"/>
        </w:rPr>
        <w:t>Authors</w:t>
      </w:r>
    </w:p>
    <w:p w14:paraId="00000005" w14:textId="7805DFDB" w:rsidR="001F5BCF" w:rsidRDefault="04185459">
      <w:pPr>
        <w:rPr>
          <w:rFonts w:ascii="Times New Roman" w:eastAsia="Times New Roman" w:hAnsi="Times New Roman" w:cs="Times New Roman"/>
          <w:sz w:val="24"/>
          <w:szCs w:val="24"/>
        </w:rPr>
      </w:pPr>
      <w:r w:rsidRPr="04185459">
        <w:rPr>
          <w:rFonts w:ascii="Times New Roman" w:eastAsia="Times New Roman" w:hAnsi="Times New Roman" w:cs="Times New Roman"/>
          <w:sz w:val="24"/>
          <w:szCs w:val="24"/>
        </w:rPr>
        <w:t xml:space="preserve">Erica Babusci, </w:t>
      </w:r>
      <w:del w:id="2" w:author="Claudia Gunsch, Ph.D." w:date="2024-03-07T14:33:00Z">
        <w:r w:rsidRPr="04185459" w:rsidDel="000F0BE6">
          <w:rPr>
            <w:rFonts w:ascii="Times New Roman" w:eastAsia="Times New Roman" w:hAnsi="Times New Roman" w:cs="Times New Roman"/>
            <w:sz w:val="24"/>
            <w:szCs w:val="24"/>
          </w:rPr>
          <w:delText>Dr.</w:delText>
        </w:r>
      </w:del>
      <w:ins w:id="3" w:author="Claudia Gunsch, Ph.D." w:date="2024-03-07T14:33:00Z">
        <w:r w:rsidR="000F0BE6">
          <w:rPr>
            <w:rFonts w:ascii="Times New Roman" w:eastAsia="Times New Roman" w:hAnsi="Times New Roman" w:cs="Times New Roman"/>
            <w:sz w:val="24"/>
            <w:szCs w:val="24"/>
          </w:rPr>
          <w:t xml:space="preserve">Amelia Foley and </w:t>
        </w:r>
      </w:ins>
      <w:del w:id="4" w:author="Claudia Gunsch, Ph.D." w:date="2024-03-07T14:33:00Z">
        <w:r w:rsidRPr="04185459" w:rsidDel="000F0BE6">
          <w:rPr>
            <w:rFonts w:ascii="Times New Roman" w:eastAsia="Times New Roman" w:hAnsi="Times New Roman" w:cs="Times New Roman"/>
            <w:sz w:val="24"/>
            <w:szCs w:val="24"/>
          </w:rPr>
          <w:delText xml:space="preserve"> </w:delText>
        </w:r>
      </w:del>
      <w:r w:rsidRPr="04185459">
        <w:rPr>
          <w:rFonts w:ascii="Times New Roman" w:eastAsia="Times New Roman" w:hAnsi="Times New Roman" w:cs="Times New Roman"/>
          <w:sz w:val="24"/>
          <w:szCs w:val="24"/>
        </w:rPr>
        <w:t xml:space="preserve">Claudia </w:t>
      </w:r>
      <w:ins w:id="5" w:author="Claudia Gunsch, Ph.D." w:date="2024-03-07T14:33:00Z">
        <w:r w:rsidR="000F0BE6">
          <w:rPr>
            <w:rFonts w:ascii="Times New Roman" w:eastAsia="Times New Roman" w:hAnsi="Times New Roman" w:cs="Times New Roman"/>
            <w:sz w:val="24"/>
            <w:szCs w:val="24"/>
          </w:rPr>
          <w:t xml:space="preserve">K. </w:t>
        </w:r>
      </w:ins>
      <w:r w:rsidRPr="04185459">
        <w:rPr>
          <w:rFonts w:ascii="Times New Roman" w:eastAsia="Times New Roman" w:hAnsi="Times New Roman" w:cs="Times New Roman"/>
          <w:sz w:val="24"/>
          <w:szCs w:val="24"/>
        </w:rPr>
        <w:t>Gunsch</w:t>
      </w:r>
    </w:p>
    <w:p w14:paraId="5E7EB410" w14:textId="54DABDF1" w:rsidR="04185459" w:rsidRDefault="04185459" w:rsidP="04185459">
      <w:pPr>
        <w:rPr>
          <w:rFonts w:ascii="Times New Roman" w:eastAsia="Times New Roman" w:hAnsi="Times New Roman" w:cs="Times New Roman"/>
          <w:color w:val="333333"/>
          <w:sz w:val="24"/>
          <w:szCs w:val="24"/>
        </w:rPr>
      </w:pPr>
      <w:r w:rsidRPr="04185459">
        <w:rPr>
          <w:rFonts w:ascii="Times New Roman" w:eastAsia="Times New Roman" w:hAnsi="Times New Roman" w:cs="Times New Roman"/>
          <w:color w:val="333333"/>
          <w:sz w:val="24"/>
          <w:szCs w:val="24"/>
        </w:rPr>
        <w:t>Department of Civil and Environmental Engineering, Duke University</w:t>
      </w:r>
    </w:p>
    <w:p w14:paraId="00000006" w14:textId="77777777" w:rsidR="001F5BCF" w:rsidRDefault="001F5BCF">
      <w:pPr>
        <w:rPr>
          <w:rFonts w:ascii="Times New Roman" w:eastAsia="Times New Roman" w:hAnsi="Times New Roman" w:cs="Times New Roman"/>
          <w:sz w:val="24"/>
          <w:szCs w:val="24"/>
        </w:rPr>
      </w:pPr>
    </w:p>
    <w:p w14:paraId="00000007" w14:textId="77777777" w:rsidR="001F5BCF" w:rsidRDefault="5902912E">
      <w:pPr>
        <w:rPr>
          <w:rFonts w:ascii="Times New Roman" w:eastAsia="Times New Roman" w:hAnsi="Times New Roman" w:cs="Times New Roman"/>
          <w:sz w:val="24"/>
          <w:szCs w:val="24"/>
        </w:rPr>
      </w:pPr>
      <w:r w:rsidRPr="5902912E">
        <w:rPr>
          <w:rFonts w:ascii="Times New Roman" w:eastAsia="Times New Roman" w:hAnsi="Times New Roman" w:cs="Times New Roman"/>
          <w:sz w:val="24"/>
          <w:szCs w:val="24"/>
        </w:rPr>
        <w:t>Abstract</w:t>
      </w:r>
    </w:p>
    <w:p w14:paraId="00000009" w14:textId="473C6F49" w:rsidR="001F5BCF" w:rsidRDefault="5902912E" w:rsidP="5902912E">
      <w:pPr>
        <w:jc w:val="both"/>
      </w:pPr>
      <w:r w:rsidRPr="5902912E">
        <w:rPr>
          <w:rFonts w:ascii="Times New Roman" w:eastAsia="Times New Roman" w:hAnsi="Times New Roman" w:cs="Times New Roman"/>
          <w:color w:val="000000" w:themeColor="text1"/>
          <w:sz w:val="24"/>
          <w:szCs w:val="24"/>
        </w:rPr>
        <w:t xml:space="preserve">EPA Superfund sites are characterized as locations with hazardous levels of contaminants that require engineered solutions to protect environmental and human health. Polyaromatic hydrocarbons (PAHs) are a </w:t>
      </w:r>
      <w:r w:rsidRPr="5902912E">
        <w:rPr>
          <w:rFonts w:ascii="Times New Roman" w:eastAsia="Times New Roman" w:hAnsi="Times New Roman" w:cs="Times New Roman"/>
          <w:color w:val="202124"/>
          <w:sz w:val="24"/>
          <w:szCs w:val="24"/>
        </w:rPr>
        <w:t xml:space="preserve">group of chemicals that have mutagenic and carcinogenic properties, often prevalent in these Superfund sites. Due to their accumulative and persistent nature in the environment, it is often difficult to remediate PAHs. </w:t>
      </w:r>
      <w:proofErr w:type="spellStart"/>
      <w:r w:rsidRPr="5902912E">
        <w:rPr>
          <w:rFonts w:ascii="Times New Roman" w:eastAsia="Times New Roman" w:hAnsi="Times New Roman" w:cs="Times New Roman"/>
          <w:color w:val="202124"/>
          <w:sz w:val="24"/>
          <w:szCs w:val="24"/>
        </w:rPr>
        <w:t>Mycoremediation</w:t>
      </w:r>
      <w:proofErr w:type="spellEnd"/>
      <w:r w:rsidRPr="5902912E">
        <w:rPr>
          <w:rFonts w:ascii="Times New Roman" w:eastAsia="Times New Roman" w:hAnsi="Times New Roman" w:cs="Times New Roman"/>
          <w:color w:val="202124"/>
          <w:sz w:val="24"/>
          <w:szCs w:val="24"/>
        </w:rPr>
        <w:t xml:space="preserve"> is a strategy that utilizes fungi to remove PAHs in a minimally invasive and </w:t>
      </w:r>
      <w:del w:id="6" w:author="Claudia Gunsch, Ph.D." w:date="2024-03-07T10:49:00Z">
        <w:r w:rsidRPr="5902912E" w:rsidDel="00485995">
          <w:rPr>
            <w:rFonts w:ascii="Times New Roman" w:eastAsia="Times New Roman" w:hAnsi="Times New Roman" w:cs="Times New Roman"/>
            <w:color w:val="202124"/>
            <w:sz w:val="24"/>
            <w:szCs w:val="24"/>
          </w:rPr>
          <w:delText>cost effective</w:delText>
        </w:r>
      </w:del>
      <w:ins w:id="7" w:author="Claudia Gunsch, Ph.D." w:date="2024-03-07T10:49:00Z">
        <w:r w:rsidR="00485995" w:rsidRPr="5902912E">
          <w:rPr>
            <w:rFonts w:ascii="Times New Roman" w:eastAsia="Times New Roman" w:hAnsi="Times New Roman" w:cs="Times New Roman"/>
            <w:color w:val="202124"/>
            <w:sz w:val="24"/>
            <w:szCs w:val="24"/>
          </w:rPr>
          <w:t>cost-effective</w:t>
        </w:r>
      </w:ins>
      <w:r w:rsidRPr="5902912E">
        <w:rPr>
          <w:rFonts w:ascii="Times New Roman" w:eastAsia="Times New Roman" w:hAnsi="Times New Roman" w:cs="Times New Roman"/>
          <w:color w:val="202124"/>
          <w:sz w:val="24"/>
          <w:szCs w:val="24"/>
        </w:rPr>
        <w:t xml:space="preserve"> manner. The use of fungi is advantageous because they are resilient in low-nutrient conditions, produce large quantities of reductive enzymes, and can easily compete with other microbes. However, in-situ </w:t>
      </w:r>
      <w:proofErr w:type="spellStart"/>
      <w:r w:rsidRPr="5902912E">
        <w:rPr>
          <w:rFonts w:ascii="Times New Roman" w:eastAsia="Times New Roman" w:hAnsi="Times New Roman" w:cs="Times New Roman"/>
          <w:color w:val="202124"/>
          <w:sz w:val="24"/>
          <w:szCs w:val="24"/>
        </w:rPr>
        <w:t>mycoremediation</w:t>
      </w:r>
      <w:proofErr w:type="spellEnd"/>
      <w:r w:rsidRPr="5902912E">
        <w:rPr>
          <w:rFonts w:ascii="Times New Roman" w:eastAsia="Times New Roman" w:hAnsi="Times New Roman" w:cs="Times New Roman"/>
          <w:color w:val="202124"/>
          <w:sz w:val="24"/>
          <w:szCs w:val="24"/>
        </w:rPr>
        <w:t xml:space="preserve"> applications have shown minimal success due to the planktonic cultures</w:t>
      </w:r>
      <w:ins w:id="8" w:author="Claudia Gunsch, Ph.D." w:date="2024-03-07T10:49:00Z">
        <w:r w:rsidR="00485995">
          <w:rPr>
            <w:rFonts w:ascii="Times New Roman" w:eastAsia="Times New Roman" w:hAnsi="Times New Roman" w:cs="Times New Roman"/>
            <w:color w:val="202124"/>
            <w:sz w:val="24"/>
            <w:szCs w:val="24"/>
          </w:rPr>
          <w:t>’</w:t>
        </w:r>
      </w:ins>
      <w:r w:rsidRPr="5902912E">
        <w:rPr>
          <w:rFonts w:ascii="Times New Roman" w:eastAsia="Times New Roman" w:hAnsi="Times New Roman" w:cs="Times New Roman"/>
          <w:color w:val="202124"/>
          <w:sz w:val="24"/>
          <w:szCs w:val="24"/>
        </w:rPr>
        <w:t xml:space="preserve"> inability to properly establish within the novel environment. In this project, </w:t>
      </w:r>
      <w:del w:id="9" w:author="Claudia Gunsch, Ph.D." w:date="2024-03-07T10:49:00Z">
        <w:r w:rsidRPr="5902912E" w:rsidDel="00485995">
          <w:rPr>
            <w:rFonts w:ascii="Times New Roman" w:eastAsia="Times New Roman" w:hAnsi="Times New Roman" w:cs="Times New Roman"/>
            <w:color w:val="202124"/>
            <w:sz w:val="24"/>
            <w:szCs w:val="24"/>
          </w:rPr>
          <w:delText xml:space="preserve">I </w:delText>
        </w:r>
      </w:del>
      <w:ins w:id="10" w:author="Claudia Gunsch, Ph.D." w:date="2024-03-07T10:49:00Z">
        <w:r w:rsidR="00485995">
          <w:rPr>
            <w:rFonts w:ascii="Times New Roman" w:eastAsia="Times New Roman" w:hAnsi="Times New Roman" w:cs="Times New Roman"/>
            <w:color w:val="202124"/>
            <w:sz w:val="24"/>
            <w:szCs w:val="24"/>
          </w:rPr>
          <w:t>we</w:t>
        </w:r>
        <w:r w:rsidR="00485995" w:rsidRPr="5902912E">
          <w:rPr>
            <w:rFonts w:ascii="Times New Roman" w:eastAsia="Times New Roman" w:hAnsi="Times New Roman" w:cs="Times New Roman"/>
            <w:color w:val="202124"/>
            <w:sz w:val="24"/>
            <w:szCs w:val="24"/>
          </w:rPr>
          <w:t xml:space="preserve"> </w:t>
        </w:r>
      </w:ins>
      <w:r w:rsidRPr="5902912E">
        <w:rPr>
          <w:rFonts w:ascii="Times New Roman" w:eastAsia="Times New Roman" w:hAnsi="Times New Roman" w:cs="Times New Roman"/>
          <w:color w:val="202124"/>
          <w:sz w:val="24"/>
          <w:szCs w:val="24"/>
        </w:rPr>
        <w:t xml:space="preserve">aim to develop an encapsulation protocol that better protects the fungi from harsh environmental conditions to improve establishment success, viability, and fitness over longer periods of time. Previously, a library of PAH degrading bacteria and fungi strains have been identified from a PAH contaminated Superfund site. Current methods have been developed to encapsulate the bacteria in the biodegradable polymer sodium alginate, via extrusion. We aim to adapt this protocol to encapsulate fungi, currently focusing on </w:t>
      </w:r>
      <w:ins w:id="11" w:author="Claudia Gunsch, Ph.D." w:date="2024-03-07T14:29:00Z">
        <w:r w:rsidR="009B6A63">
          <w:rPr>
            <w:rFonts w:ascii="Times New Roman" w:eastAsia="Times New Roman" w:hAnsi="Times New Roman" w:cs="Times New Roman"/>
            <w:color w:val="202124"/>
            <w:sz w:val="24"/>
            <w:szCs w:val="24"/>
          </w:rPr>
          <w:t xml:space="preserve">species from </w:t>
        </w:r>
      </w:ins>
      <w:r w:rsidRPr="5902912E">
        <w:rPr>
          <w:rFonts w:ascii="Times New Roman" w:eastAsia="Times New Roman" w:hAnsi="Times New Roman" w:cs="Times New Roman"/>
          <w:color w:val="202124"/>
          <w:sz w:val="24"/>
          <w:szCs w:val="24"/>
        </w:rPr>
        <w:t xml:space="preserve">the genus </w:t>
      </w:r>
      <w:r w:rsidRPr="5902912E">
        <w:rPr>
          <w:rFonts w:ascii="Times New Roman" w:eastAsia="Times New Roman" w:hAnsi="Times New Roman" w:cs="Times New Roman"/>
          <w:i/>
          <w:iCs/>
          <w:color w:val="000000" w:themeColor="text1"/>
          <w:sz w:val="24"/>
          <w:szCs w:val="24"/>
        </w:rPr>
        <w:t>Trichoderma</w:t>
      </w:r>
      <w:r w:rsidRPr="5902912E">
        <w:rPr>
          <w:rFonts w:ascii="Times New Roman" w:eastAsia="Times New Roman" w:hAnsi="Times New Roman" w:cs="Times New Roman"/>
          <w:color w:val="000000" w:themeColor="text1"/>
          <w:sz w:val="24"/>
          <w:szCs w:val="24"/>
        </w:rPr>
        <w:t xml:space="preserve">, by comparing the growth and viability of planktonic and encapsulated fungal cultures. Methods for quantifying the growth and release of fungi from the microcapsules are </w:t>
      </w:r>
      <w:del w:id="12" w:author="Claudia Gunsch, Ph.D." w:date="2024-03-07T14:29:00Z">
        <w:r w:rsidRPr="5902912E" w:rsidDel="009B6A63">
          <w:rPr>
            <w:rFonts w:ascii="Times New Roman" w:eastAsia="Times New Roman" w:hAnsi="Times New Roman" w:cs="Times New Roman"/>
            <w:color w:val="000000" w:themeColor="text1"/>
            <w:sz w:val="24"/>
            <w:szCs w:val="24"/>
          </w:rPr>
          <w:delText xml:space="preserve">currently </w:delText>
        </w:r>
      </w:del>
      <w:ins w:id="13" w:author="Claudia Gunsch, Ph.D." w:date="2024-03-07T14:29:00Z">
        <w:r w:rsidR="009B6A63">
          <w:rPr>
            <w:rFonts w:ascii="Times New Roman" w:eastAsia="Times New Roman" w:hAnsi="Times New Roman" w:cs="Times New Roman"/>
            <w:color w:val="000000" w:themeColor="text1"/>
            <w:sz w:val="24"/>
            <w:szCs w:val="24"/>
          </w:rPr>
          <w:t>under development</w:t>
        </w:r>
      </w:ins>
      <w:del w:id="14" w:author="Claudia Gunsch, Ph.D." w:date="2024-03-07T14:29:00Z">
        <w:r w:rsidRPr="5902912E" w:rsidDel="009B6A63">
          <w:rPr>
            <w:rFonts w:ascii="Times New Roman" w:eastAsia="Times New Roman" w:hAnsi="Times New Roman" w:cs="Times New Roman"/>
            <w:color w:val="000000" w:themeColor="text1"/>
            <w:sz w:val="24"/>
            <w:szCs w:val="24"/>
          </w:rPr>
          <w:delText>being developed</w:delText>
        </w:r>
      </w:del>
      <w:r w:rsidRPr="5902912E">
        <w:rPr>
          <w:rFonts w:ascii="Times New Roman" w:eastAsia="Times New Roman" w:hAnsi="Times New Roman" w:cs="Times New Roman"/>
          <w:color w:val="000000" w:themeColor="text1"/>
          <w:sz w:val="24"/>
          <w:szCs w:val="24"/>
        </w:rPr>
        <w:t xml:space="preserve">. </w:t>
      </w:r>
      <w:del w:id="15" w:author="Claudia Gunsch, Ph.D." w:date="2024-03-07T14:29:00Z">
        <w:r w:rsidRPr="5902912E" w:rsidDel="009B6A63">
          <w:rPr>
            <w:rFonts w:ascii="Times New Roman" w:eastAsia="Times New Roman" w:hAnsi="Times New Roman" w:cs="Times New Roman"/>
            <w:color w:val="000000" w:themeColor="text1"/>
            <w:sz w:val="24"/>
            <w:szCs w:val="24"/>
          </w:rPr>
          <w:delText xml:space="preserve">This </w:delText>
        </w:r>
      </w:del>
      <w:ins w:id="16" w:author="Claudia Gunsch, Ph.D." w:date="2024-03-07T14:29:00Z">
        <w:r w:rsidR="009B6A63" w:rsidRPr="5902912E">
          <w:rPr>
            <w:rFonts w:ascii="Times New Roman" w:eastAsia="Times New Roman" w:hAnsi="Times New Roman" w:cs="Times New Roman"/>
            <w:color w:val="000000" w:themeColor="text1"/>
            <w:sz w:val="24"/>
            <w:szCs w:val="24"/>
          </w:rPr>
          <w:t>Th</w:t>
        </w:r>
        <w:r w:rsidR="009B6A63">
          <w:rPr>
            <w:rFonts w:ascii="Times New Roman" w:eastAsia="Times New Roman" w:hAnsi="Times New Roman" w:cs="Times New Roman"/>
            <w:color w:val="000000" w:themeColor="text1"/>
            <w:sz w:val="24"/>
            <w:szCs w:val="24"/>
          </w:rPr>
          <w:t>ese</w:t>
        </w:r>
        <w:r w:rsidR="009B6A63" w:rsidRPr="5902912E">
          <w:rPr>
            <w:rFonts w:ascii="Times New Roman" w:eastAsia="Times New Roman" w:hAnsi="Times New Roman" w:cs="Times New Roman"/>
            <w:color w:val="000000" w:themeColor="text1"/>
            <w:sz w:val="24"/>
            <w:szCs w:val="24"/>
          </w:rPr>
          <w:t xml:space="preserve"> </w:t>
        </w:r>
      </w:ins>
      <w:r w:rsidRPr="5902912E">
        <w:rPr>
          <w:rFonts w:ascii="Times New Roman" w:eastAsia="Times New Roman" w:hAnsi="Times New Roman" w:cs="Times New Roman"/>
          <w:color w:val="000000" w:themeColor="text1"/>
          <w:sz w:val="24"/>
          <w:szCs w:val="24"/>
        </w:rPr>
        <w:t xml:space="preserve">data </w:t>
      </w:r>
      <w:del w:id="17" w:author="Claudia Gunsch, Ph.D." w:date="2024-03-07T14:29:00Z">
        <w:r w:rsidRPr="5902912E" w:rsidDel="009B6A63">
          <w:rPr>
            <w:rFonts w:ascii="Times New Roman" w:eastAsia="Times New Roman" w:hAnsi="Times New Roman" w:cs="Times New Roman"/>
            <w:color w:val="000000" w:themeColor="text1"/>
            <w:sz w:val="24"/>
            <w:szCs w:val="24"/>
          </w:rPr>
          <w:delText xml:space="preserve">is </w:delText>
        </w:r>
      </w:del>
      <w:ins w:id="18" w:author="Claudia Gunsch, Ph.D." w:date="2024-03-07T14:29:00Z">
        <w:r w:rsidR="009B6A63">
          <w:rPr>
            <w:rFonts w:ascii="Times New Roman" w:eastAsia="Times New Roman" w:hAnsi="Times New Roman" w:cs="Times New Roman"/>
            <w:color w:val="000000" w:themeColor="text1"/>
            <w:sz w:val="24"/>
            <w:szCs w:val="24"/>
          </w:rPr>
          <w:t>are</w:t>
        </w:r>
        <w:r w:rsidR="009B6A63" w:rsidRPr="5902912E">
          <w:rPr>
            <w:rFonts w:ascii="Times New Roman" w:eastAsia="Times New Roman" w:hAnsi="Times New Roman" w:cs="Times New Roman"/>
            <w:color w:val="000000" w:themeColor="text1"/>
            <w:sz w:val="24"/>
            <w:szCs w:val="24"/>
          </w:rPr>
          <w:t xml:space="preserve"> </w:t>
        </w:r>
      </w:ins>
      <w:r w:rsidRPr="5902912E">
        <w:rPr>
          <w:rFonts w:ascii="Times New Roman" w:eastAsia="Times New Roman" w:hAnsi="Times New Roman" w:cs="Times New Roman"/>
          <w:color w:val="000000" w:themeColor="text1"/>
          <w:sz w:val="24"/>
          <w:szCs w:val="24"/>
        </w:rPr>
        <w:t xml:space="preserve">essential for determining if current bacterial encapsulation methods are </w:t>
      </w:r>
      <w:del w:id="19" w:author="Claudia Gunsch, Ph.D." w:date="2024-03-07T14:29:00Z">
        <w:r w:rsidRPr="5902912E" w:rsidDel="009B6A63">
          <w:rPr>
            <w:rFonts w:ascii="Times New Roman" w:eastAsia="Times New Roman" w:hAnsi="Times New Roman" w:cs="Times New Roman"/>
            <w:color w:val="000000" w:themeColor="text1"/>
            <w:sz w:val="24"/>
            <w:szCs w:val="24"/>
          </w:rPr>
          <w:delText xml:space="preserve">suitable </w:delText>
        </w:r>
      </w:del>
      <w:ins w:id="20" w:author="Claudia Gunsch, Ph.D." w:date="2024-03-07T14:29:00Z">
        <w:r w:rsidR="009B6A63">
          <w:rPr>
            <w:rFonts w:ascii="Times New Roman" w:eastAsia="Times New Roman" w:hAnsi="Times New Roman" w:cs="Times New Roman"/>
            <w:color w:val="000000" w:themeColor="text1"/>
            <w:sz w:val="24"/>
            <w:szCs w:val="24"/>
          </w:rPr>
          <w:t>translat</w:t>
        </w:r>
        <w:r w:rsidR="009B6A63" w:rsidRPr="5902912E">
          <w:rPr>
            <w:rFonts w:ascii="Times New Roman" w:eastAsia="Times New Roman" w:hAnsi="Times New Roman" w:cs="Times New Roman"/>
            <w:color w:val="000000" w:themeColor="text1"/>
            <w:sz w:val="24"/>
            <w:szCs w:val="24"/>
          </w:rPr>
          <w:t xml:space="preserve">able </w:t>
        </w:r>
      </w:ins>
      <w:del w:id="21" w:author="Claudia Gunsch, Ph.D." w:date="2024-03-07T14:29:00Z">
        <w:r w:rsidRPr="5902912E" w:rsidDel="009B6A63">
          <w:rPr>
            <w:rFonts w:ascii="Times New Roman" w:eastAsia="Times New Roman" w:hAnsi="Times New Roman" w:cs="Times New Roman"/>
            <w:color w:val="000000" w:themeColor="text1"/>
            <w:sz w:val="24"/>
            <w:szCs w:val="24"/>
          </w:rPr>
          <w:delText>for fungal growth</w:delText>
        </w:r>
      </w:del>
      <w:ins w:id="22" w:author="Claudia Gunsch, Ph.D." w:date="2024-03-07T14:29:00Z">
        <w:r w:rsidR="009B6A63">
          <w:rPr>
            <w:rFonts w:ascii="Times New Roman" w:eastAsia="Times New Roman" w:hAnsi="Times New Roman" w:cs="Times New Roman"/>
            <w:color w:val="000000" w:themeColor="text1"/>
            <w:sz w:val="24"/>
            <w:szCs w:val="24"/>
          </w:rPr>
          <w:t>to fungi</w:t>
        </w:r>
      </w:ins>
      <w:r w:rsidRPr="5902912E">
        <w:rPr>
          <w:rFonts w:ascii="Times New Roman" w:eastAsia="Times New Roman" w:hAnsi="Times New Roman" w:cs="Times New Roman"/>
          <w:color w:val="000000" w:themeColor="text1"/>
          <w:sz w:val="24"/>
          <w:szCs w:val="24"/>
        </w:rPr>
        <w:t>.</w:t>
      </w:r>
    </w:p>
    <w:p w14:paraId="00000010" w14:textId="4D85D40D" w:rsidR="001F5BCF" w:rsidRDefault="001F5BCF" w:rsidP="5902912E">
      <w:pPr>
        <w:rPr>
          <w:rFonts w:ascii="Times New Roman" w:eastAsia="Times New Roman" w:hAnsi="Times New Roman" w:cs="Times New Roman"/>
          <w:color w:val="1155CC"/>
          <w:sz w:val="24"/>
          <w:szCs w:val="24"/>
          <w:u w:val="single"/>
        </w:rPr>
      </w:pPr>
    </w:p>
    <w:sectPr w:rsidR="001F5BC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z2f08dGs/KXKOU" int2:id="OuthVsTo">
      <int2:state int2:value="Rejected" int2:type="LegacyProofing"/>
    </int2:textHash>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laudia Gunsch, Ph.D.">
    <w15:presenceInfo w15:providerId="AD" w15:userId="S::ckgunsch@duke.edu::b1625118-eaad-4db0-b3da-2ff89e1ad8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BCF"/>
    <w:rsid w:val="000F0BE6"/>
    <w:rsid w:val="001F5BCF"/>
    <w:rsid w:val="00326548"/>
    <w:rsid w:val="00485995"/>
    <w:rsid w:val="00686C67"/>
    <w:rsid w:val="009B6A63"/>
    <w:rsid w:val="04185459"/>
    <w:rsid w:val="085F3200"/>
    <w:rsid w:val="59029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EA9F3"/>
  <w15:docId w15:val="{C68E3F34-CF9F-48EE-9A5B-ABFFF949F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48599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20/10/relationships/intelligence" Target="intelligence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1</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Gunsch, Ph.D.</dc:creator>
  <cp:lastModifiedBy>Claudia Gunsch, Ph.D.</cp:lastModifiedBy>
  <cp:revision>4</cp:revision>
  <dcterms:created xsi:type="dcterms:W3CDTF">2024-03-07T15:49:00Z</dcterms:created>
  <dcterms:modified xsi:type="dcterms:W3CDTF">2024-03-07T19:33:00Z</dcterms:modified>
</cp:coreProperties>
</file>