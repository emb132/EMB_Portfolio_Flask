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E9A9EB" w14:textId="77777777" w:rsidR="0073166F" w:rsidRPr="009C4BFF" w:rsidRDefault="0073166F">
      <w:pPr>
        <w:rPr>
          <w:rFonts w:asciiTheme="majorHAnsi" w:hAnsiTheme="majorHAnsi" w:cstheme="majorHAnsi"/>
          <w:color w:val="202124"/>
          <w:sz w:val="22"/>
          <w:szCs w:val="22"/>
          <w:shd w:val="clear" w:color="auto" w:fill="FFFFFF"/>
        </w:rPr>
      </w:pPr>
    </w:p>
    <w:p w14:paraId="67631572" w14:textId="3F0DDF53" w:rsidR="0073166F" w:rsidRPr="00000AFD" w:rsidRDefault="0073166F">
      <w:pPr>
        <w:rPr>
          <w:rFonts w:asciiTheme="majorHAnsi" w:hAnsiTheme="majorHAnsi" w:cstheme="majorHAnsi"/>
          <w:color w:val="202124"/>
          <w:shd w:val="clear" w:color="auto" w:fill="FFFFFF"/>
          <w:lang w:val="it-IT"/>
        </w:rPr>
      </w:pPr>
      <w:r w:rsidRPr="00000AFD">
        <w:rPr>
          <w:rFonts w:asciiTheme="majorHAnsi" w:hAnsiTheme="majorHAnsi" w:cstheme="majorHAnsi"/>
          <w:color w:val="202124"/>
          <w:shd w:val="clear" w:color="auto" w:fill="FFFFFF"/>
          <w:lang w:val="it-IT"/>
        </w:rPr>
        <w:t xml:space="preserve">Title </w:t>
      </w:r>
    </w:p>
    <w:p w14:paraId="52F0B2C4" w14:textId="762FAE33" w:rsidR="0073166F" w:rsidRDefault="0073166F">
      <w:pPr>
        <w:rPr>
          <w:rFonts w:asciiTheme="majorHAnsi" w:hAnsiTheme="majorHAnsi" w:cstheme="majorHAnsi"/>
          <w:color w:val="202124"/>
          <w:shd w:val="clear" w:color="auto" w:fill="FFFFFF"/>
        </w:rPr>
      </w:pPr>
      <w:r w:rsidRPr="00000AFD">
        <w:rPr>
          <w:rFonts w:asciiTheme="majorHAnsi" w:hAnsiTheme="majorHAnsi" w:cstheme="majorHAnsi"/>
          <w:color w:val="202124"/>
          <w:shd w:val="clear" w:color="auto" w:fill="FFFFFF"/>
        </w:rPr>
        <w:t xml:space="preserve">Effect of </w:t>
      </w:r>
      <w:r w:rsidR="00000AFD">
        <w:rPr>
          <w:rFonts w:asciiTheme="majorHAnsi" w:hAnsiTheme="majorHAnsi" w:cstheme="majorHAnsi"/>
          <w:color w:val="202124"/>
          <w:shd w:val="clear" w:color="auto" w:fill="FFFFFF"/>
        </w:rPr>
        <w:t>Micro</w:t>
      </w:r>
      <w:r w:rsidRPr="00000AFD">
        <w:rPr>
          <w:rFonts w:asciiTheme="majorHAnsi" w:hAnsiTheme="majorHAnsi" w:cstheme="majorHAnsi"/>
          <w:color w:val="202124"/>
          <w:shd w:val="clear" w:color="auto" w:fill="FFFFFF"/>
        </w:rPr>
        <w:t xml:space="preserve">encapsulation of </w:t>
      </w:r>
      <w:r w:rsidR="00000AFD">
        <w:rPr>
          <w:rFonts w:asciiTheme="majorHAnsi" w:hAnsiTheme="majorHAnsi" w:cstheme="majorHAnsi"/>
          <w:color w:val="202124"/>
          <w:shd w:val="clear" w:color="auto" w:fill="FFFFFF"/>
        </w:rPr>
        <w:t>B</w:t>
      </w:r>
      <w:r w:rsidRPr="00000AFD">
        <w:rPr>
          <w:rFonts w:asciiTheme="majorHAnsi" w:hAnsiTheme="majorHAnsi" w:cstheme="majorHAnsi"/>
          <w:color w:val="202124"/>
          <w:shd w:val="clear" w:color="auto" w:fill="FFFFFF"/>
        </w:rPr>
        <w:t xml:space="preserve">acteria and </w:t>
      </w:r>
      <w:r w:rsidR="00000AFD">
        <w:rPr>
          <w:rFonts w:asciiTheme="majorHAnsi" w:hAnsiTheme="majorHAnsi" w:cstheme="majorHAnsi"/>
          <w:color w:val="202124"/>
          <w:shd w:val="clear" w:color="auto" w:fill="FFFFFF"/>
        </w:rPr>
        <w:t>F</w:t>
      </w:r>
      <w:r w:rsidRPr="00000AFD">
        <w:rPr>
          <w:rFonts w:asciiTheme="majorHAnsi" w:hAnsiTheme="majorHAnsi" w:cstheme="majorHAnsi"/>
          <w:color w:val="202124"/>
          <w:shd w:val="clear" w:color="auto" w:fill="FFFFFF"/>
        </w:rPr>
        <w:t xml:space="preserve">ungi </w:t>
      </w:r>
      <w:r w:rsidR="00000AFD">
        <w:rPr>
          <w:rFonts w:asciiTheme="majorHAnsi" w:hAnsiTheme="majorHAnsi" w:cstheme="majorHAnsi"/>
          <w:color w:val="202124"/>
          <w:shd w:val="clear" w:color="auto" w:fill="FFFFFF"/>
        </w:rPr>
        <w:t>on PAH Biodegradation Success</w:t>
      </w:r>
    </w:p>
    <w:p w14:paraId="28E53B28" w14:textId="77777777" w:rsidR="00550636" w:rsidRDefault="00550636">
      <w:pPr>
        <w:rPr>
          <w:rFonts w:asciiTheme="majorHAnsi" w:hAnsiTheme="majorHAnsi" w:cstheme="majorHAnsi"/>
          <w:color w:val="202124"/>
          <w:shd w:val="clear" w:color="auto" w:fill="FFFFFF"/>
        </w:rPr>
      </w:pPr>
    </w:p>
    <w:p w14:paraId="39DB5DCE" w14:textId="6863FC88" w:rsidR="00550636" w:rsidRPr="00000AFD" w:rsidRDefault="00550636" w:rsidP="00550636">
      <w:pPr>
        <w:rPr>
          <w:rFonts w:asciiTheme="majorHAnsi" w:hAnsiTheme="majorHAnsi" w:cstheme="majorHAnsi"/>
          <w:color w:val="202124"/>
          <w:shd w:val="clear" w:color="auto" w:fill="FFFFFF"/>
        </w:rPr>
      </w:pPr>
      <w:r>
        <w:rPr>
          <w:rFonts w:asciiTheme="majorHAnsi" w:hAnsiTheme="majorHAnsi" w:cstheme="majorHAnsi"/>
          <w:color w:val="202124"/>
          <w:shd w:val="clear" w:color="auto" w:fill="FFFFFF"/>
        </w:rPr>
        <w:t>Authors</w:t>
      </w:r>
    </w:p>
    <w:p w14:paraId="560285FF" w14:textId="2078C9B4" w:rsidR="00550636" w:rsidRPr="00550636" w:rsidRDefault="00550636" w:rsidP="00550636">
      <w:pPr>
        <w:rPr>
          <w:rFonts w:asciiTheme="majorHAnsi" w:hAnsiTheme="majorHAnsi" w:cstheme="majorHAnsi"/>
          <w:color w:val="202124"/>
          <w:shd w:val="clear" w:color="auto" w:fill="FFFFFF"/>
          <w:lang w:val="it-IT"/>
        </w:rPr>
      </w:pPr>
      <w:r w:rsidRPr="00000AFD">
        <w:rPr>
          <w:rFonts w:asciiTheme="majorHAnsi" w:hAnsiTheme="majorHAnsi" w:cstheme="majorHAnsi"/>
          <w:color w:val="202124"/>
          <w:shd w:val="clear" w:color="auto" w:fill="FFFFFF"/>
          <w:lang w:val="it-IT"/>
        </w:rPr>
        <w:t xml:space="preserve">Erica Babusci, Amelia Foley, Joshua Crittenden </w:t>
      </w:r>
      <w:ins w:id="0" w:author="Claudia Gunsch, Ph.D." w:date="2023-10-12T08:05:00Z">
        <w:r w:rsidR="00DB494F">
          <w:rPr>
            <w:rFonts w:asciiTheme="majorHAnsi" w:hAnsiTheme="majorHAnsi" w:cstheme="majorHAnsi"/>
            <w:color w:val="202124"/>
            <w:shd w:val="clear" w:color="auto" w:fill="FFFFFF"/>
            <w:lang w:val="it-IT"/>
          </w:rPr>
          <w:t>and Claudia Gunsch</w:t>
        </w:r>
      </w:ins>
    </w:p>
    <w:p w14:paraId="16C0D719" w14:textId="77777777" w:rsidR="0073166F" w:rsidRPr="00550636" w:rsidRDefault="0073166F">
      <w:pPr>
        <w:rPr>
          <w:rFonts w:asciiTheme="majorHAnsi" w:hAnsiTheme="majorHAnsi" w:cstheme="majorHAnsi"/>
          <w:color w:val="202124"/>
          <w:shd w:val="clear" w:color="auto" w:fill="FFFFFF"/>
          <w:lang w:val="it-IT"/>
        </w:rPr>
      </w:pPr>
    </w:p>
    <w:p w14:paraId="58991DD9" w14:textId="7F1B0A3E" w:rsidR="0073166F" w:rsidRPr="00000AFD" w:rsidRDefault="009C4BFF" w:rsidP="00550636">
      <w:pPr>
        <w:rPr>
          <w:rFonts w:asciiTheme="majorHAnsi" w:hAnsiTheme="majorHAnsi" w:cstheme="majorHAnsi"/>
          <w:color w:val="202124"/>
          <w:shd w:val="clear" w:color="auto" w:fill="FFFFFF"/>
        </w:rPr>
      </w:pPr>
      <w:r w:rsidRPr="00000AFD">
        <w:rPr>
          <w:rFonts w:asciiTheme="majorHAnsi" w:hAnsiTheme="majorHAnsi" w:cstheme="majorHAnsi"/>
          <w:color w:val="202124"/>
          <w:shd w:val="clear" w:color="auto" w:fill="FFFFFF"/>
        </w:rPr>
        <w:t>Abstract</w:t>
      </w:r>
    </w:p>
    <w:p w14:paraId="632DE8F3" w14:textId="2FA0591C" w:rsidR="006D3098" w:rsidRPr="00000AFD" w:rsidRDefault="009A01DE" w:rsidP="00476E3B">
      <w:pPr>
        <w:jc w:val="both"/>
        <w:rPr>
          <w:rFonts w:asciiTheme="majorHAnsi" w:hAnsiTheme="majorHAnsi" w:cstheme="majorHAnsi"/>
          <w:color w:val="202124"/>
          <w:shd w:val="clear" w:color="auto" w:fill="FFFFFF"/>
        </w:rPr>
      </w:pPr>
      <w:r w:rsidRPr="00000AFD">
        <w:rPr>
          <w:rFonts w:asciiTheme="majorHAnsi" w:hAnsiTheme="majorHAnsi" w:cstheme="majorHAnsi"/>
          <w:color w:val="202124"/>
          <w:shd w:val="clear" w:color="auto" w:fill="FFFFFF"/>
        </w:rPr>
        <w:t xml:space="preserve">EPA </w:t>
      </w:r>
      <w:r w:rsidR="009C4BFF" w:rsidRPr="00000AFD">
        <w:rPr>
          <w:rFonts w:asciiTheme="majorHAnsi" w:hAnsiTheme="majorHAnsi" w:cstheme="majorHAnsi"/>
          <w:color w:val="202124"/>
          <w:shd w:val="clear" w:color="auto" w:fill="FFFFFF"/>
        </w:rPr>
        <w:t xml:space="preserve">Superfund sites </w:t>
      </w:r>
      <w:r w:rsidR="00F33658" w:rsidRPr="00000AFD">
        <w:rPr>
          <w:rFonts w:asciiTheme="majorHAnsi" w:hAnsiTheme="majorHAnsi" w:cstheme="majorHAnsi"/>
          <w:color w:val="202124"/>
          <w:shd w:val="clear" w:color="auto" w:fill="FFFFFF"/>
        </w:rPr>
        <w:t xml:space="preserve">are </w:t>
      </w:r>
      <w:r w:rsidR="007A4235" w:rsidRPr="00000AFD">
        <w:rPr>
          <w:rFonts w:asciiTheme="majorHAnsi" w:hAnsiTheme="majorHAnsi" w:cstheme="majorHAnsi"/>
          <w:color w:val="202124"/>
          <w:shd w:val="clear" w:color="auto" w:fill="FFFFFF"/>
        </w:rPr>
        <w:t>characterize</w:t>
      </w:r>
      <w:r w:rsidR="00F33658" w:rsidRPr="00000AFD">
        <w:rPr>
          <w:rFonts w:asciiTheme="majorHAnsi" w:hAnsiTheme="majorHAnsi" w:cstheme="majorHAnsi"/>
          <w:color w:val="202124"/>
          <w:shd w:val="clear" w:color="auto" w:fill="FFFFFF"/>
        </w:rPr>
        <w:t>d as</w:t>
      </w:r>
      <w:r w:rsidRPr="00000AFD">
        <w:rPr>
          <w:rFonts w:asciiTheme="majorHAnsi" w:hAnsiTheme="majorHAnsi" w:cstheme="majorHAnsi"/>
          <w:color w:val="202124"/>
          <w:shd w:val="clear" w:color="auto" w:fill="FFFFFF"/>
        </w:rPr>
        <w:t xml:space="preserve"> areas </w:t>
      </w:r>
      <w:r w:rsidR="001A1027">
        <w:rPr>
          <w:rFonts w:asciiTheme="majorHAnsi" w:hAnsiTheme="majorHAnsi" w:cstheme="majorHAnsi"/>
          <w:color w:val="202124"/>
          <w:shd w:val="clear" w:color="auto" w:fill="FFFFFF"/>
        </w:rPr>
        <w:t xml:space="preserve">contaminated with hazardous levels of constituents, where remediation is necessary to protect environmental and human health. </w:t>
      </w:r>
      <w:r w:rsidRPr="00000AFD">
        <w:rPr>
          <w:rFonts w:asciiTheme="majorHAnsi" w:hAnsiTheme="majorHAnsi" w:cstheme="majorHAnsi"/>
          <w:color w:val="202124"/>
          <w:shd w:val="clear" w:color="auto" w:fill="FFFFFF"/>
        </w:rPr>
        <w:t xml:space="preserve">Polyaromatic hydrocarbons (PAHs) are a </w:t>
      </w:r>
      <w:del w:id="1" w:author="Claudia Gunsch, Ph.D." w:date="2023-10-12T08:06:00Z">
        <w:r w:rsidRPr="00000AFD" w:rsidDel="00DB494F">
          <w:rPr>
            <w:rFonts w:asciiTheme="majorHAnsi" w:hAnsiTheme="majorHAnsi" w:cstheme="majorHAnsi"/>
            <w:color w:val="202124"/>
            <w:shd w:val="clear" w:color="auto" w:fill="FFFFFF"/>
          </w:rPr>
          <w:delText xml:space="preserve">classification </w:delText>
        </w:r>
      </w:del>
      <w:ins w:id="2" w:author="Claudia Gunsch, Ph.D." w:date="2023-10-12T08:06:00Z">
        <w:r w:rsidR="00DB494F">
          <w:rPr>
            <w:rFonts w:asciiTheme="majorHAnsi" w:hAnsiTheme="majorHAnsi" w:cstheme="majorHAnsi"/>
            <w:color w:val="202124"/>
            <w:shd w:val="clear" w:color="auto" w:fill="FFFFFF"/>
          </w:rPr>
          <w:t>group</w:t>
        </w:r>
        <w:r w:rsidR="00DB494F" w:rsidRPr="00000AFD">
          <w:rPr>
            <w:rFonts w:asciiTheme="majorHAnsi" w:hAnsiTheme="majorHAnsi" w:cstheme="majorHAnsi"/>
            <w:color w:val="202124"/>
            <w:shd w:val="clear" w:color="auto" w:fill="FFFFFF"/>
          </w:rPr>
          <w:t xml:space="preserve"> </w:t>
        </w:r>
      </w:ins>
      <w:r w:rsidRPr="00000AFD">
        <w:rPr>
          <w:rFonts w:asciiTheme="majorHAnsi" w:hAnsiTheme="majorHAnsi" w:cstheme="majorHAnsi"/>
          <w:color w:val="202124"/>
          <w:shd w:val="clear" w:color="auto" w:fill="FFFFFF"/>
        </w:rPr>
        <w:t>of chemical</w:t>
      </w:r>
      <w:r w:rsidR="00921C96" w:rsidRPr="00000AFD">
        <w:rPr>
          <w:rFonts w:asciiTheme="majorHAnsi" w:hAnsiTheme="majorHAnsi" w:cstheme="majorHAnsi"/>
          <w:color w:val="202124"/>
          <w:shd w:val="clear" w:color="auto" w:fill="FFFFFF"/>
        </w:rPr>
        <w:t>s</w:t>
      </w:r>
      <w:r w:rsidRPr="00000AFD">
        <w:rPr>
          <w:rFonts w:asciiTheme="majorHAnsi" w:hAnsiTheme="majorHAnsi" w:cstheme="majorHAnsi"/>
          <w:color w:val="202124"/>
          <w:shd w:val="clear" w:color="auto" w:fill="FFFFFF"/>
        </w:rPr>
        <w:t xml:space="preserve"> </w:t>
      </w:r>
      <w:ins w:id="3" w:author="Claudia Gunsch, Ph.D." w:date="2023-10-12T08:07:00Z">
        <w:r w:rsidR="00DB494F">
          <w:rPr>
            <w:rFonts w:asciiTheme="majorHAnsi" w:hAnsiTheme="majorHAnsi" w:cstheme="majorHAnsi"/>
            <w:color w:val="202124"/>
            <w:shd w:val="clear" w:color="auto" w:fill="FFFFFF"/>
          </w:rPr>
          <w:t xml:space="preserve">often </w:t>
        </w:r>
        <w:r w:rsidR="00DB494F" w:rsidRPr="00000AFD">
          <w:rPr>
            <w:rFonts w:asciiTheme="majorHAnsi" w:hAnsiTheme="majorHAnsi" w:cstheme="majorHAnsi"/>
            <w:color w:val="202124"/>
            <w:shd w:val="clear" w:color="auto" w:fill="FFFFFF"/>
          </w:rPr>
          <w:t xml:space="preserve">found in </w:t>
        </w:r>
        <w:r w:rsidR="00DB494F">
          <w:rPr>
            <w:rFonts w:asciiTheme="majorHAnsi" w:hAnsiTheme="majorHAnsi" w:cstheme="majorHAnsi"/>
            <w:color w:val="202124"/>
            <w:shd w:val="clear" w:color="auto" w:fill="FFFFFF"/>
          </w:rPr>
          <w:t>S</w:t>
        </w:r>
        <w:r w:rsidR="00DB494F" w:rsidRPr="00000AFD">
          <w:rPr>
            <w:rFonts w:asciiTheme="majorHAnsi" w:hAnsiTheme="majorHAnsi" w:cstheme="majorHAnsi"/>
            <w:color w:val="202124"/>
            <w:shd w:val="clear" w:color="auto" w:fill="FFFFFF"/>
          </w:rPr>
          <w:t>uperfund sites</w:t>
        </w:r>
        <w:r w:rsidR="00DB494F">
          <w:rPr>
            <w:rFonts w:asciiTheme="majorHAnsi" w:hAnsiTheme="majorHAnsi" w:cstheme="majorHAnsi"/>
            <w:color w:val="202124"/>
            <w:shd w:val="clear" w:color="auto" w:fill="FFFFFF"/>
          </w:rPr>
          <w:t xml:space="preserve"> that have </w:t>
        </w:r>
        <w:r w:rsidR="00DB494F" w:rsidRPr="00000AFD">
          <w:rPr>
            <w:rFonts w:asciiTheme="majorHAnsi" w:hAnsiTheme="majorHAnsi" w:cstheme="majorHAnsi"/>
            <w:color w:val="202124"/>
            <w:shd w:val="clear" w:color="auto" w:fill="FFFFFF"/>
          </w:rPr>
          <w:t xml:space="preserve">mutagenic and carcinogenic </w:t>
        </w:r>
        <w:r w:rsidR="00DB494F">
          <w:rPr>
            <w:rFonts w:asciiTheme="majorHAnsi" w:hAnsiTheme="majorHAnsi" w:cstheme="majorHAnsi"/>
            <w:color w:val="202124"/>
            <w:shd w:val="clear" w:color="auto" w:fill="FFFFFF"/>
          </w:rPr>
          <w:t>properties</w:t>
        </w:r>
      </w:ins>
      <w:del w:id="4" w:author="Claudia Gunsch, Ph.D." w:date="2023-10-12T08:07:00Z">
        <w:r w:rsidRPr="00000AFD" w:rsidDel="00DB494F">
          <w:rPr>
            <w:rFonts w:asciiTheme="majorHAnsi" w:hAnsiTheme="majorHAnsi" w:cstheme="majorHAnsi"/>
            <w:color w:val="202124"/>
            <w:shd w:val="clear" w:color="auto" w:fill="FFFFFF"/>
          </w:rPr>
          <w:delText xml:space="preserve">found </w:delText>
        </w:r>
        <w:r w:rsidR="00F33658" w:rsidRPr="00000AFD" w:rsidDel="00DB494F">
          <w:rPr>
            <w:rFonts w:asciiTheme="majorHAnsi" w:hAnsiTheme="majorHAnsi" w:cstheme="majorHAnsi"/>
            <w:color w:val="202124"/>
            <w:shd w:val="clear" w:color="auto" w:fill="FFFFFF"/>
          </w:rPr>
          <w:delText>in</w:delText>
        </w:r>
        <w:r w:rsidRPr="00000AFD" w:rsidDel="00DB494F">
          <w:rPr>
            <w:rFonts w:asciiTheme="majorHAnsi" w:hAnsiTheme="majorHAnsi" w:cstheme="majorHAnsi"/>
            <w:color w:val="202124"/>
            <w:shd w:val="clear" w:color="auto" w:fill="FFFFFF"/>
          </w:rPr>
          <w:delText xml:space="preserve"> </w:delText>
        </w:r>
      </w:del>
      <w:del w:id="5" w:author="Claudia Gunsch, Ph.D." w:date="2023-10-12T08:06:00Z">
        <w:r w:rsidRPr="00000AFD" w:rsidDel="00DB494F">
          <w:rPr>
            <w:rFonts w:asciiTheme="majorHAnsi" w:hAnsiTheme="majorHAnsi" w:cstheme="majorHAnsi"/>
            <w:color w:val="202124"/>
            <w:shd w:val="clear" w:color="auto" w:fill="FFFFFF"/>
          </w:rPr>
          <w:delText>m</w:delText>
        </w:r>
        <w:r w:rsidR="009C4BFF" w:rsidRPr="00000AFD" w:rsidDel="00DB494F">
          <w:rPr>
            <w:rFonts w:asciiTheme="majorHAnsi" w:hAnsiTheme="majorHAnsi" w:cstheme="majorHAnsi"/>
            <w:color w:val="202124"/>
            <w:shd w:val="clear" w:color="auto" w:fill="FFFFFF"/>
          </w:rPr>
          <w:delText xml:space="preserve">any </w:delText>
        </w:r>
        <w:r w:rsidR="001A1027" w:rsidDel="00DB494F">
          <w:rPr>
            <w:rFonts w:asciiTheme="majorHAnsi" w:hAnsiTheme="majorHAnsi" w:cstheme="majorHAnsi"/>
            <w:color w:val="202124"/>
            <w:shd w:val="clear" w:color="auto" w:fill="FFFFFF"/>
          </w:rPr>
          <w:delText xml:space="preserve">of these </w:delText>
        </w:r>
        <w:r w:rsidR="009C4BFF" w:rsidRPr="00000AFD" w:rsidDel="00DB494F">
          <w:rPr>
            <w:rFonts w:asciiTheme="majorHAnsi" w:hAnsiTheme="majorHAnsi" w:cstheme="majorHAnsi"/>
            <w:color w:val="202124"/>
            <w:shd w:val="clear" w:color="auto" w:fill="FFFFFF"/>
          </w:rPr>
          <w:delText>s</w:delText>
        </w:r>
      </w:del>
      <w:del w:id="6" w:author="Claudia Gunsch, Ph.D." w:date="2023-10-12T08:07:00Z">
        <w:r w:rsidR="009C4BFF" w:rsidRPr="00000AFD" w:rsidDel="00DB494F">
          <w:rPr>
            <w:rFonts w:asciiTheme="majorHAnsi" w:hAnsiTheme="majorHAnsi" w:cstheme="majorHAnsi"/>
            <w:color w:val="202124"/>
            <w:shd w:val="clear" w:color="auto" w:fill="FFFFFF"/>
          </w:rPr>
          <w:delText>uperfund sites</w:delText>
        </w:r>
        <w:r w:rsidR="00921C96" w:rsidRPr="00000AFD" w:rsidDel="00DB494F">
          <w:rPr>
            <w:rFonts w:asciiTheme="majorHAnsi" w:hAnsiTheme="majorHAnsi" w:cstheme="majorHAnsi"/>
            <w:color w:val="202124"/>
            <w:shd w:val="clear" w:color="auto" w:fill="FFFFFF"/>
          </w:rPr>
          <w:delText xml:space="preserve"> </w:delText>
        </w:r>
      </w:del>
      <w:del w:id="7" w:author="Claudia Gunsch, Ph.D." w:date="2023-10-12T08:06:00Z">
        <w:r w:rsidR="00362DD0" w:rsidRPr="00000AFD" w:rsidDel="00DB494F">
          <w:rPr>
            <w:rFonts w:asciiTheme="majorHAnsi" w:hAnsiTheme="majorHAnsi" w:cstheme="majorHAnsi"/>
            <w:color w:val="202124"/>
            <w:shd w:val="clear" w:color="auto" w:fill="FFFFFF"/>
          </w:rPr>
          <w:delText xml:space="preserve">because </w:delText>
        </w:r>
        <w:r w:rsidR="00311BF6" w:rsidDel="00DB494F">
          <w:rPr>
            <w:rFonts w:asciiTheme="majorHAnsi" w:hAnsiTheme="majorHAnsi" w:cstheme="majorHAnsi"/>
            <w:color w:val="202124"/>
            <w:shd w:val="clear" w:color="auto" w:fill="FFFFFF"/>
          </w:rPr>
          <w:delText>of their</w:delText>
        </w:r>
        <w:r w:rsidR="0010361F" w:rsidDel="00DB494F">
          <w:rPr>
            <w:rFonts w:asciiTheme="majorHAnsi" w:hAnsiTheme="majorHAnsi" w:cstheme="majorHAnsi"/>
            <w:color w:val="202124"/>
            <w:shd w:val="clear" w:color="auto" w:fill="FFFFFF"/>
          </w:rPr>
          <w:delText xml:space="preserve"> </w:delText>
        </w:r>
      </w:del>
      <w:del w:id="8" w:author="Claudia Gunsch, Ph.D." w:date="2023-10-12T08:07:00Z">
        <w:r w:rsidR="009C4BFF" w:rsidRPr="00000AFD" w:rsidDel="00DB494F">
          <w:rPr>
            <w:rFonts w:asciiTheme="majorHAnsi" w:hAnsiTheme="majorHAnsi" w:cstheme="majorHAnsi"/>
            <w:color w:val="202124"/>
            <w:shd w:val="clear" w:color="auto" w:fill="FFFFFF"/>
          </w:rPr>
          <w:delText xml:space="preserve">mutagenic and carcinogenic </w:delText>
        </w:r>
        <w:r w:rsidR="0010361F" w:rsidDel="00DB494F">
          <w:rPr>
            <w:rFonts w:asciiTheme="majorHAnsi" w:hAnsiTheme="majorHAnsi" w:cstheme="majorHAnsi"/>
            <w:color w:val="202124"/>
            <w:shd w:val="clear" w:color="auto" w:fill="FFFFFF"/>
          </w:rPr>
          <w:delText>properties</w:delText>
        </w:r>
      </w:del>
      <w:r w:rsidR="009C4BFF" w:rsidRPr="00000AFD">
        <w:rPr>
          <w:rFonts w:asciiTheme="majorHAnsi" w:hAnsiTheme="majorHAnsi" w:cstheme="majorHAnsi"/>
          <w:color w:val="202124"/>
          <w:shd w:val="clear" w:color="auto" w:fill="FFFFFF"/>
        </w:rPr>
        <w:t>. Rem</w:t>
      </w:r>
      <w:r w:rsidR="001A1027">
        <w:rPr>
          <w:rFonts w:asciiTheme="majorHAnsi" w:hAnsiTheme="majorHAnsi" w:cstheme="majorHAnsi"/>
          <w:color w:val="202124"/>
          <w:shd w:val="clear" w:color="auto" w:fill="FFFFFF"/>
        </w:rPr>
        <w:t>ediating</w:t>
      </w:r>
      <w:r w:rsidR="009C4BFF" w:rsidRPr="00000AFD">
        <w:rPr>
          <w:rFonts w:asciiTheme="majorHAnsi" w:hAnsiTheme="majorHAnsi" w:cstheme="majorHAnsi"/>
          <w:color w:val="202124"/>
          <w:shd w:val="clear" w:color="auto" w:fill="FFFFFF"/>
        </w:rPr>
        <w:t xml:space="preserve"> </w:t>
      </w:r>
      <w:del w:id="9" w:author="Claudia Gunsch, Ph.D." w:date="2023-10-12T08:07:00Z">
        <w:r w:rsidR="00476E3B" w:rsidRPr="00000AFD" w:rsidDel="00DB494F">
          <w:rPr>
            <w:rFonts w:asciiTheme="majorHAnsi" w:hAnsiTheme="majorHAnsi" w:cstheme="majorHAnsi"/>
            <w:color w:val="202124"/>
            <w:shd w:val="clear" w:color="auto" w:fill="FFFFFF"/>
          </w:rPr>
          <w:delText xml:space="preserve">these </w:delText>
        </w:r>
      </w:del>
      <w:r w:rsidRPr="00000AFD">
        <w:rPr>
          <w:rFonts w:asciiTheme="majorHAnsi" w:hAnsiTheme="majorHAnsi" w:cstheme="majorHAnsi"/>
          <w:color w:val="202124"/>
          <w:shd w:val="clear" w:color="auto" w:fill="FFFFFF"/>
        </w:rPr>
        <w:t>PAHs</w:t>
      </w:r>
      <w:r w:rsidR="009C4BFF" w:rsidRPr="00000AFD">
        <w:rPr>
          <w:rFonts w:asciiTheme="majorHAnsi" w:hAnsiTheme="majorHAnsi" w:cstheme="majorHAnsi"/>
          <w:color w:val="202124"/>
          <w:shd w:val="clear" w:color="auto" w:fill="FFFFFF"/>
        </w:rPr>
        <w:t xml:space="preserve"> can be </w:t>
      </w:r>
      <w:del w:id="10" w:author="Claudia Gunsch, Ph.D." w:date="2023-10-12T08:07:00Z">
        <w:r w:rsidR="009C4BFF" w:rsidRPr="00000AFD" w:rsidDel="00DB494F">
          <w:rPr>
            <w:rFonts w:asciiTheme="majorHAnsi" w:hAnsiTheme="majorHAnsi" w:cstheme="majorHAnsi"/>
            <w:color w:val="202124"/>
            <w:shd w:val="clear" w:color="auto" w:fill="FFFFFF"/>
          </w:rPr>
          <w:delText xml:space="preserve">troublesome </w:delText>
        </w:r>
      </w:del>
      <w:ins w:id="11" w:author="Claudia Gunsch, Ph.D." w:date="2023-10-12T08:07:00Z">
        <w:r w:rsidR="00DB494F">
          <w:rPr>
            <w:rFonts w:asciiTheme="majorHAnsi" w:hAnsiTheme="majorHAnsi" w:cstheme="majorHAnsi"/>
            <w:color w:val="202124"/>
            <w:shd w:val="clear" w:color="auto" w:fill="FFFFFF"/>
          </w:rPr>
          <w:t>difficult</w:t>
        </w:r>
        <w:r w:rsidR="00DB494F" w:rsidRPr="00000AFD">
          <w:rPr>
            <w:rFonts w:asciiTheme="majorHAnsi" w:hAnsiTheme="majorHAnsi" w:cstheme="majorHAnsi"/>
            <w:color w:val="202124"/>
            <w:shd w:val="clear" w:color="auto" w:fill="FFFFFF"/>
          </w:rPr>
          <w:t xml:space="preserve"> </w:t>
        </w:r>
      </w:ins>
      <w:r w:rsidR="009C4BFF" w:rsidRPr="00000AFD">
        <w:rPr>
          <w:rFonts w:asciiTheme="majorHAnsi" w:hAnsiTheme="majorHAnsi" w:cstheme="majorHAnsi"/>
          <w:color w:val="202124"/>
          <w:shd w:val="clear" w:color="auto" w:fill="FFFFFF"/>
        </w:rPr>
        <w:t xml:space="preserve">due to their persistence </w:t>
      </w:r>
      <w:r w:rsidR="00476E3B" w:rsidRPr="00000AFD">
        <w:rPr>
          <w:rFonts w:asciiTheme="majorHAnsi" w:hAnsiTheme="majorHAnsi" w:cstheme="majorHAnsi"/>
          <w:color w:val="202124"/>
          <w:shd w:val="clear" w:color="auto" w:fill="FFFFFF"/>
        </w:rPr>
        <w:t xml:space="preserve">and accumulative nature </w:t>
      </w:r>
      <w:r w:rsidR="00311BF6">
        <w:rPr>
          <w:rFonts w:asciiTheme="majorHAnsi" w:hAnsiTheme="majorHAnsi" w:cstheme="majorHAnsi"/>
          <w:color w:val="202124"/>
          <w:shd w:val="clear" w:color="auto" w:fill="FFFFFF"/>
        </w:rPr>
        <w:t>with</w:t>
      </w:r>
      <w:r w:rsidR="00476E3B" w:rsidRPr="00000AFD">
        <w:rPr>
          <w:rFonts w:asciiTheme="majorHAnsi" w:hAnsiTheme="majorHAnsi" w:cstheme="majorHAnsi"/>
          <w:color w:val="202124"/>
          <w:shd w:val="clear" w:color="auto" w:fill="FFFFFF"/>
        </w:rPr>
        <w:t>in the environment.</w:t>
      </w:r>
      <w:r w:rsidR="007A4235" w:rsidRPr="00000AFD">
        <w:rPr>
          <w:rFonts w:asciiTheme="majorHAnsi" w:hAnsiTheme="majorHAnsi" w:cstheme="majorHAnsi"/>
          <w:color w:val="202124"/>
          <w:shd w:val="clear" w:color="auto" w:fill="FFFFFF"/>
        </w:rPr>
        <w:t xml:space="preserve"> </w:t>
      </w:r>
      <w:r w:rsidR="00CF11B8" w:rsidRPr="00000AFD">
        <w:rPr>
          <w:rFonts w:asciiTheme="majorHAnsi" w:hAnsiTheme="majorHAnsi" w:cstheme="majorHAnsi"/>
          <w:color w:val="202124"/>
          <w:shd w:val="clear" w:color="auto" w:fill="FFFFFF"/>
        </w:rPr>
        <w:t>There are various methods to remediate PAH contamination</w:t>
      </w:r>
      <w:del w:id="12" w:author="Claudia Gunsch, Ph.D." w:date="2023-10-12T08:08:00Z">
        <w:r w:rsidR="00CF11B8" w:rsidRPr="00000AFD" w:rsidDel="00DB494F">
          <w:rPr>
            <w:rFonts w:asciiTheme="majorHAnsi" w:hAnsiTheme="majorHAnsi" w:cstheme="majorHAnsi"/>
            <w:color w:val="202124"/>
            <w:shd w:val="clear" w:color="auto" w:fill="FFFFFF"/>
          </w:rPr>
          <w:delText>, the leading</w:delText>
        </w:r>
        <w:r w:rsidR="00311BF6" w:rsidDel="00DB494F">
          <w:rPr>
            <w:rFonts w:asciiTheme="majorHAnsi" w:hAnsiTheme="majorHAnsi" w:cstheme="majorHAnsi"/>
            <w:color w:val="202124"/>
            <w:shd w:val="clear" w:color="auto" w:fill="FFFFFF"/>
          </w:rPr>
          <w:delText xml:space="preserve"> method</w:delText>
        </w:r>
        <w:r w:rsidR="00CF11B8" w:rsidRPr="00000AFD" w:rsidDel="00DB494F">
          <w:rPr>
            <w:rFonts w:asciiTheme="majorHAnsi" w:hAnsiTheme="majorHAnsi" w:cstheme="majorHAnsi"/>
            <w:color w:val="202124"/>
            <w:shd w:val="clear" w:color="auto" w:fill="FFFFFF"/>
          </w:rPr>
          <w:delText xml:space="preserve"> </w:delText>
        </w:r>
        <w:r w:rsidR="00F33658" w:rsidRPr="00000AFD" w:rsidDel="00DB494F">
          <w:rPr>
            <w:rFonts w:asciiTheme="majorHAnsi" w:hAnsiTheme="majorHAnsi" w:cstheme="majorHAnsi"/>
            <w:color w:val="202124"/>
            <w:shd w:val="clear" w:color="auto" w:fill="FFFFFF"/>
          </w:rPr>
          <w:delText>being</w:delText>
        </w:r>
        <w:r w:rsidR="00CF11B8" w:rsidRPr="00000AFD" w:rsidDel="00DB494F">
          <w:rPr>
            <w:rFonts w:asciiTheme="majorHAnsi" w:hAnsiTheme="majorHAnsi" w:cstheme="majorHAnsi"/>
            <w:color w:val="202124"/>
            <w:shd w:val="clear" w:color="auto" w:fill="FFFFFF"/>
          </w:rPr>
          <w:delText xml:space="preserve"> bioremediation</w:delText>
        </w:r>
      </w:del>
      <w:ins w:id="13" w:author="Claudia Gunsch, Ph.D." w:date="2023-10-12T08:08:00Z">
        <w:r w:rsidR="00DB494F">
          <w:rPr>
            <w:rFonts w:asciiTheme="majorHAnsi" w:hAnsiTheme="majorHAnsi" w:cstheme="majorHAnsi"/>
            <w:color w:val="202124"/>
            <w:shd w:val="clear" w:color="auto" w:fill="FFFFFF"/>
          </w:rPr>
          <w:t xml:space="preserve"> but many of those approaches are environmentally intrusive</w:t>
        </w:r>
      </w:ins>
      <w:r w:rsidR="00F33658" w:rsidRPr="00000AFD">
        <w:rPr>
          <w:rFonts w:asciiTheme="majorHAnsi" w:hAnsiTheme="majorHAnsi" w:cstheme="majorHAnsi"/>
          <w:color w:val="202124"/>
          <w:shd w:val="clear" w:color="auto" w:fill="FFFFFF"/>
        </w:rPr>
        <w:t xml:space="preserve">. </w:t>
      </w:r>
      <w:ins w:id="14" w:author="Claudia Gunsch, Ph.D." w:date="2023-10-12T08:08:00Z">
        <w:r w:rsidR="00DB494F">
          <w:rPr>
            <w:rFonts w:asciiTheme="majorHAnsi" w:hAnsiTheme="majorHAnsi" w:cstheme="majorHAnsi"/>
            <w:color w:val="202124"/>
            <w:shd w:val="clear" w:color="auto" w:fill="FFFFFF"/>
          </w:rPr>
          <w:t>Bioremediation is</w:t>
        </w:r>
      </w:ins>
      <w:del w:id="15" w:author="Claudia Gunsch, Ph.D." w:date="2023-10-12T08:08:00Z">
        <w:r w:rsidR="00F33658" w:rsidRPr="00000AFD" w:rsidDel="00DB494F">
          <w:rPr>
            <w:rFonts w:asciiTheme="majorHAnsi" w:hAnsiTheme="majorHAnsi" w:cstheme="majorHAnsi"/>
            <w:color w:val="202124"/>
            <w:shd w:val="clear" w:color="auto" w:fill="FFFFFF"/>
          </w:rPr>
          <w:delText>This method is preferential because</w:delText>
        </w:r>
      </w:del>
      <w:ins w:id="16" w:author="Claudia Gunsch, Ph.D." w:date="2023-10-12T08:08:00Z">
        <w:r w:rsidR="00DB494F">
          <w:rPr>
            <w:rFonts w:asciiTheme="majorHAnsi" w:hAnsiTheme="majorHAnsi" w:cstheme="majorHAnsi"/>
            <w:color w:val="202124"/>
            <w:shd w:val="clear" w:color="auto" w:fill="FFFFFF"/>
          </w:rPr>
          <w:t xml:space="preserve"> </w:t>
        </w:r>
      </w:ins>
      <w:ins w:id="17" w:author="Claudia Gunsch, Ph.D." w:date="2023-10-12T08:09:00Z">
        <w:r w:rsidR="00DB494F">
          <w:rPr>
            <w:rFonts w:asciiTheme="majorHAnsi" w:hAnsiTheme="majorHAnsi" w:cstheme="majorHAnsi"/>
            <w:color w:val="202124"/>
            <w:shd w:val="clear" w:color="auto" w:fill="FFFFFF"/>
          </w:rPr>
          <w:t>one treatment approach that</w:t>
        </w:r>
      </w:ins>
      <w:del w:id="18" w:author="Claudia Gunsch, Ph.D." w:date="2023-10-12T08:09:00Z">
        <w:r w:rsidR="00F33658" w:rsidRPr="00000AFD" w:rsidDel="00DB494F">
          <w:rPr>
            <w:rFonts w:asciiTheme="majorHAnsi" w:hAnsiTheme="majorHAnsi" w:cstheme="majorHAnsi"/>
            <w:color w:val="202124"/>
            <w:shd w:val="clear" w:color="auto" w:fill="FFFFFF"/>
          </w:rPr>
          <w:delText xml:space="preserve"> it</w:delText>
        </w:r>
      </w:del>
      <w:r w:rsidR="00F33658" w:rsidRPr="00000AFD">
        <w:rPr>
          <w:rFonts w:asciiTheme="majorHAnsi" w:hAnsiTheme="majorHAnsi" w:cstheme="majorHAnsi"/>
          <w:color w:val="202124"/>
          <w:shd w:val="clear" w:color="auto" w:fill="FFFFFF"/>
        </w:rPr>
        <w:t xml:space="preserve"> is minimally </w:t>
      </w:r>
      <w:r w:rsidR="00000AFD" w:rsidRPr="00000AFD">
        <w:rPr>
          <w:rFonts w:asciiTheme="majorHAnsi" w:hAnsiTheme="majorHAnsi" w:cstheme="majorHAnsi"/>
          <w:color w:val="202124"/>
          <w:shd w:val="clear" w:color="auto" w:fill="FFFFFF"/>
        </w:rPr>
        <w:t>invasive</w:t>
      </w:r>
      <w:r w:rsidR="00000AFD">
        <w:rPr>
          <w:rFonts w:asciiTheme="majorHAnsi" w:hAnsiTheme="majorHAnsi" w:cstheme="majorHAnsi"/>
          <w:color w:val="202124"/>
          <w:shd w:val="clear" w:color="auto" w:fill="FFFFFF"/>
        </w:rPr>
        <w:t xml:space="preserve"> and cost</w:t>
      </w:r>
      <w:r w:rsidR="001A1027">
        <w:rPr>
          <w:rFonts w:asciiTheme="majorHAnsi" w:hAnsiTheme="majorHAnsi" w:cstheme="majorHAnsi"/>
          <w:color w:val="202124"/>
          <w:shd w:val="clear" w:color="auto" w:fill="FFFFFF"/>
        </w:rPr>
        <w:t>-</w:t>
      </w:r>
      <w:r w:rsidR="00000AFD">
        <w:rPr>
          <w:rFonts w:asciiTheme="majorHAnsi" w:hAnsiTheme="majorHAnsi" w:cstheme="majorHAnsi"/>
          <w:color w:val="202124"/>
          <w:shd w:val="clear" w:color="auto" w:fill="FFFFFF"/>
        </w:rPr>
        <w:t>effective</w:t>
      </w:r>
      <w:r w:rsidR="0010361F">
        <w:rPr>
          <w:rFonts w:asciiTheme="majorHAnsi" w:hAnsiTheme="majorHAnsi" w:cstheme="majorHAnsi"/>
          <w:color w:val="202124"/>
          <w:shd w:val="clear" w:color="auto" w:fill="FFFFFF"/>
        </w:rPr>
        <w:t xml:space="preserve">, especially compared to </w:t>
      </w:r>
      <w:r w:rsidR="00311BF6">
        <w:rPr>
          <w:rFonts w:asciiTheme="majorHAnsi" w:hAnsiTheme="majorHAnsi" w:cstheme="majorHAnsi"/>
          <w:color w:val="202124"/>
          <w:shd w:val="clear" w:color="auto" w:fill="FFFFFF"/>
        </w:rPr>
        <w:t>other</w:t>
      </w:r>
      <w:r w:rsidR="0010361F">
        <w:rPr>
          <w:rFonts w:asciiTheme="majorHAnsi" w:hAnsiTheme="majorHAnsi" w:cstheme="majorHAnsi"/>
          <w:color w:val="202124"/>
          <w:shd w:val="clear" w:color="auto" w:fill="FFFFFF"/>
        </w:rPr>
        <w:t xml:space="preserve"> </w:t>
      </w:r>
      <w:del w:id="19" w:author="Claudia Gunsch, Ph.D." w:date="2023-10-12T08:09:00Z">
        <w:r w:rsidR="0010361F" w:rsidDel="00DB494F">
          <w:rPr>
            <w:rFonts w:asciiTheme="majorHAnsi" w:hAnsiTheme="majorHAnsi" w:cstheme="majorHAnsi"/>
            <w:color w:val="202124"/>
            <w:shd w:val="clear" w:color="auto" w:fill="FFFFFF"/>
          </w:rPr>
          <w:delText>ecologically radical</w:delText>
        </w:r>
      </w:del>
      <w:proofErr w:type="spellStart"/>
      <w:ins w:id="20" w:author="Claudia Gunsch, Ph.D." w:date="2023-10-12T08:09:00Z">
        <w:r w:rsidR="00DB494F">
          <w:rPr>
            <w:rFonts w:asciiTheme="majorHAnsi" w:hAnsiTheme="majorHAnsi" w:cstheme="majorHAnsi"/>
            <w:color w:val="202124"/>
            <w:shd w:val="clear" w:color="auto" w:fill="FFFFFF"/>
          </w:rPr>
          <w:t>physico</w:t>
        </w:r>
        <w:proofErr w:type="spellEnd"/>
        <w:r w:rsidR="00DB494F">
          <w:rPr>
            <w:rFonts w:asciiTheme="majorHAnsi" w:hAnsiTheme="majorHAnsi" w:cstheme="majorHAnsi"/>
            <w:color w:val="202124"/>
            <w:shd w:val="clear" w:color="auto" w:fill="FFFFFF"/>
          </w:rPr>
          <w:t>-chemical treatment</w:t>
        </w:r>
      </w:ins>
      <w:r w:rsidR="0010361F">
        <w:rPr>
          <w:rFonts w:asciiTheme="majorHAnsi" w:hAnsiTheme="majorHAnsi" w:cstheme="majorHAnsi"/>
          <w:color w:val="202124"/>
          <w:shd w:val="clear" w:color="auto" w:fill="FFFFFF"/>
        </w:rPr>
        <w:t xml:space="preserve"> strategies</w:t>
      </w:r>
      <w:r w:rsidR="00F33658" w:rsidRPr="00000AFD">
        <w:rPr>
          <w:rFonts w:asciiTheme="majorHAnsi" w:hAnsiTheme="majorHAnsi" w:cstheme="majorHAnsi"/>
          <w:color w:val="202124"/>
          <w:shd w:val="clear" w:color="auto" w:fill="FFFFFF"/>
        </w:rPr>
        <w:t>.</w:t>
      </w:r>
      <w:r w:rsidR="00CF11B8" w:rsidRPr="00000AFD">
        <w:rPr>
          <w:rFonts w:asciiTheme="majorHAnsi" w:hAnsiTheme="majorHAnsi" w:cstheme="majorHAnsi"/>
          <w:color w:val="202124"/>
          <w:shd w:val="clear" w:color="auto" w:fill="FFFFFF"/>
        </w:rPr>
        <w:t xml:space="preserve"> </w:t>
      </w:r>
      <w:r w:rsidR="00F33658" w:rsidRPr="00000AFD">
        <w:rPr>
          <w:rFonts w:asciiTheme="majorHAnsi" w:hAnsiTheme="majorHAnsi" w:cstheme="majorHAnsi"/>
          <w:color w:val="202124"/>
          <w:shd w:val="clear" w:color="auto" w:fill="FFFFFF"/>
        </w:rPr>
        <w:t xml:space="preserve">However, preceding </w:t>
      </w:r>
      <w:r w:rsidR="00F33658" w:rsidRPr="00000AFD">
        <w:rPr>
          <w:rFonts w:asciiTheme="majorHAnsi" w:hAnsiTheme="majorHAnsi" w:cstheme="majorHAnsi"/>
          <w:i/>
          <w:iCs/>
          <w:color w:val="202124"/>
          <w:shd w:val="clear" w:color="auto" w:fill="FFFFFF"/>
        </w:rPr>
        <w:t>in-situ</w:t>
      </w:r>
      <w:r w:rsidR="00F33658" w:rsidRPr="00000AFD">
        <w:rPr>
          <w:rFonts w:asciiTheme="majorHAnsi" w:hAnsiTheme="majorHAnsi" w:cstheme="majorHAnsi"/>
          <w:color w:val="202124"/>
          <w:shd w:val="clear" w:color="auto" w:fill="FFFFFF"/>
        </w:rPr>
        <w:t xml:space="preserve"> bioremediation applications have shown </w:t>
      </w:r>
      <w:del w:id="21" w:author="Claudia Gunsch, Ph.D." w:date="2023-10-12T08:09:00Z">
        <w:r w:rsidR="00921C96" w:rsidRPr="00000AFD" w:rsidDel="00DB494F">
          <w:rPr>
            <w:rFonts w:asciiTheme="majorHAnsi" w:hAnsiTheme="majorHAnsi" w:cstheme="majorHAnsi"/>
            <w:color w:val="202124"/>
            <w:shd w:val="clear" w:color="auto" w:fill="FFFFFF"/>
          </w:rPr>
          <w:delText>ins</w:delText>
        </w:r>
        <w:r w:rsidR="00311BF6" w:rsidDel="00DB494F">
          <w:rPr>
            <w:rFonts w:asciiTheme="majorHAnsi" w:hAnsiTheme="majorHAnsi" w:cstheme="majorHAnsi"/>
            <w:color w:val="202124"/>
            <w:shd w:val="clear" w:color="auto" w:fill="FFFFFF"/>
          </w:rPr>
          <w:delText>ignificant</w:delText>
        </w:r>
        <w:r w:rsidR="00921C96" w:rsidRPr="00000AFD" w:rsidDel="00DB494F">
          <w:rPr>
            <w:rFonts w:asciiTheme="majorHAnsi" w:hAnsiTheme="majorHAnsi" w:cstheme="majorHAnsi"/>
            <w:color w:val="202124"/>
            <w:shd w:val="clear" w:color="auto" w:fill="FFFFFF"/>
          </w:rPr>
          <w:delText xml:space="preserve"> </w:delText>
        </w:r>
      </w:del>
      <w:ins w:id="22" w:author="Claudia Gunsch, Ph.D." w:date="2023-10-12T08:09:00Z">
        <w:r w:rsidR="00DB494F">
          <w:rPr>
            <w:rFonts w:asciiTheme="majorHAnsi" w:hAnsiTheme="majorHAnsi" w:cstheme="majorHAnsi"/>
            <w:color w:val="202124"/>
            <w:shd w:val="clear" w:color="auto" w:fill="FFFFFF"/>
          </w:rPr>
          <w:t>inconsistent</w:t>
        </w:r>
        <w:r w:rsidR="00DB494F" w:rsidRPr="00000AFD">
          <w:rPr>
            <w:rFonts w:asciiTheme="majorHAnsi" w:hAnsiTheme="majorHAnsi" w:cstheme="majorHAnsi"/>
            <w:color w:val="202124"/>
            <w:shd w:val="clear" w:color="auto" w:fill="FFFFFF"/>
          </w:rPr>
          <w:t xml:space="preserve"> </w:t>
        </w:r>
      </w:ins>
      <w:r w:rsidR="00921C96" w:rsidRPr="00000AFD">
        <w:rPr>
          <w:rFonts w:asciiTheme="majorHAnsi" w:hAnsiTheme="majorHAnsi" w:cstheme="majorHAnsi"/>
          <w:color w:val="202124"/>
          <w:shd w:val="clear" w:color="auto" w:fill="FFFFFF"/>
        </w:rPr>
        <w:t xml:space="preserve">PAH degradation because planktonic microbes cannot readily establish in a novel environment. </w:t>
      </w:r>
      <w:r w:rsidR="007A4235" w:rsidRPr="00000AFD">
        <w:rPr>
          <w:rFonts w:asciiTheme="majorHAnsi" w:hAnsiTheme="majorHAnsi" w:cstheme="majorHAnsi"/>
          <w:color w:val="202124"/>
          <w:shd w:val="clear" w:color="auto" w:fill="FFFFFF"/>
        </w:rPr>
        <w:t xml:space="preserve">In this project, we aim to develop a strategy to encapsulate </w:t>
      </w:r>
      <w:r w:rsidR="00476E3B" w:rsidRPr="00000AFD">
        <w:rPr>
          <w:rFonts w:asciiTheme="majorHAnsi" w:hAnsiTheme="majorHAnsi" w:cstheme="majorHAnsi"/>
          <w:color w:val="202124"/>
          <w:shd w:val="clear" w:color="auto" w:fill="FFFFFF"/>
        </w:rPr>
        <w:t>microbes</w:t>
      </w:r>
      <w:r w:rsidR="007A4235" w:rsidRPr="00000AFD">
        <w:rPr>
          <w:rFonts w:asciiTheme="majorHAnsi" w:hAnsiTheme="majorHAnsi" w:cstheme="majorHAnsi"/>
          <w:color w:val="202124"/>
          <w:shd w:val="clear" w:color="auto" w:fill="FFFFFF"/>
        </w:rPr>
        <w:t xml:space="preserve"> to improve the establishment</w:t>
      </w:r>
      <w:r w:rsidR="006D3098" w:rsidRPr="00000AFD">
        <w:rPr>
          <w:rFonts w:asciiTheme="majorHAnsi" w:hAnsiTheme="majorHAnsi" w:cstheme="majorHAnsi"/>
          <w:color w:val="202124"/>
          <w:shd w:val="clear" w:color="auto" w:fill="FFFFFF"/>
        </w:rPr>
        <w:t xml:space="preserve"> success, viability, and fitness</w:t>
      </w:r>
      <w:r w:rsidR="007A4235" w:rsidRPr="00000AFD">
        <w:rPr>
          <w:rFonts w:asciiTheme="majorHAnsi" w:hAnsiTheme="majorHAnsi" w:cstheme="majorHAnsi"/>
          <w:color w:val="202124"/>
          <w:shd w:val="clear" w:color="auto" w:fill="FFFFFF"/>
        </w:rPr>
        <w:t xml:space="preserve"> of bacteria</w:t>
      </w:r>
      <w:r w:rsidR="006D3098" w:rsidRPr="00000AFD">
        <w:rPr>
          <w:rFonts w:asciiTheme="majorHAnsi" w:hAnsiTheme="majorHAnsi" w:cstheme="majorHAnsi"/>
          <w:color w:val="202124"/>
          <w:shd w:val="clear" w:color="auto" w:fill="FFFFFF"/>
        </w:rPr>
        <w:t xml:space="preserve"> and fungi for </w:t>
      </w:r>
      <w:r w:rsidR="006D3098" w:rsidRPr="00000AFD">
        <w:rPr>
          <w:rFonts w:asciiTheme="majorHAnsi" w:hAnsiTheme="majorHAnsi" w:cstheme="majorHAnsi"/>
          <w:i/>
          <w:iCs/>
          <w:color w:val="202124"/>
          <w:shd w:val="clear" w:color="auto" w:fill="FFFFFF"/>
        </w:rPr>
        <w:t>in-situ</w:t>
      </w:r>
      <w:r w:rsidR="006D3098" w:rsidRPr="00000AFD">
        <w:rPr>
          <w:rFonts w:asciiTheme="majorHAnsi" w:hAnsiTheme="majorHAnsi" w:cstheme="majorHAnsi"/>
          <w:color w:val="202124"/>
          <w:shd w:val="clear" w:color="auto" w:fill="FFFFFF"/>
        </w:rPr>
        <w:t xml:space="preserve"> bioremediation</w:t>
      </w:r>
      <w:r w:rsidR="007A4235" w:rsidRPr="00000AFD">
        <w:rPr>
          <w:rFonts w:asciiTheme="majorHAnsi" w:hAnsiTheme="majorHAnsi" w:cstheme="majorHAnsi"/>
          <w:color w:val="202124"/>
          <w:shd w:val="clear" w:color="auto" w:fill="FFFFFF"/>
        </w:rPr>
        <w:t xml:space="preserve">. </w:t>
      </w:r>
      <w:r w:rsidR="006D3098" w:rsidRPr="00000AFD">
        <w:rPr>
          <w:rFonts w:asciiTheme="majorHAnsi" w:hAnsiTheme="majorHAnsi" w:cstheme="majorHAnsi"/>
          <w:color w:val="202124"/>
          <w:shd w:val="clear" w:color="auto" w:fill="FFFFFF"/>
        </w:rPr>
        <w:t>Currently, w</w:t>
      </w:r>
      <w:r w:rsidR="006D3098" w:rsidRPr="00000AFD">
        <w:rPr>
          <w:rFonts w:ascii="Times New Roman" w:hAnsi="Times New Roman"/>
        </w:rPr>
        <w:t xml:space="preserve">e have identified a library of PAH-degrading bacterial and fungal strains, including bacteria of the genera </w:t>
      </w:r>
      <w:r w:rsidR="006D3098" w:rsidRPr="00000AFD">
        <w:rPr>
          <w:rFonts w:ascii="Times New Roman" w:hAnsi="Times New Roman"/>
          <w:i/>
          <w:iCs/>
        </w:rPr>
        <w:t>Novosphingobium</w:t>
      </w:r>
      <w:r w:rsidR="006D3098" w:rsidRPr="00000AFD">
        <w:rPr>
          <w:rFonts w:ascii="Times New Roman" w:hAnsi="Times New Roman"/>
        </w:rPr>
        <w:t xml:space="preserve">, </w:t>
      </w:r>
      <w:r w:rsidR="006D3098" w:rsidRPr="00000AFD">
        <w:rPr>
          <w:rFonts w:ascii="Times New Roman" w:hAnsi="Times New Roman"/>
          <w:i/>
          <w:iCs/>
        </w:rPr>
        <w:t>Alcaligenes</w:t>
      </w:r>
      <w:r w:rsidR="006D3098" w:rsidRPr="00000AFD">
        <w:rPr>
          <w:rFonts w:ascii="Times New Roman" w:hAnsi="Times New Roman"/>
        </w:rPr>
        <w:t xml:space="preserve">, </w:t>
      </w:r>
      <w:r w:rsidR="006D3098" w:rsidRPr="00000AFD">
        <w:rPr>
          <w:rFonts w:ascii="Times New Roman" w:hAnsi="Times New Roman"/>
          <w:i/>
          <w:iCs/>
        </w:rPr>
        <w:t>Sphingobium</w:t>
      </w:r>
      <w:r w:rsidR="006D3098" w:rsidRPr="00000AFD">
        <w:rPr>
          <w:rFonts w:ascii="Times New Roman" w:hAnsi="Times New Roman"/>
        </w:rPr>
        <w:t xml:space="preserve">, </w:t>
      </w:r>
      <w:r w:rsidR="006D3098" w:rsidRPr="00000AFD">
        <w:rPr>
          <w:rFonts w:ascii="Times New Roman" w:hAnsi="Times New Roman"/>
          <w:i/>
          <w:iCs/>
        </w:rPr>
        <w:t>Hydrogenphaga</w:t>
      </w:r>
      <w:r w:rsidR="006D3098" w:rsidRPr="00000AFD">
        <w:rPr>
          <w:rFonts w:ascii="Times New Roman" w:hAnsi="Times New Roman"/>
        </w:rPr>
        <w:t xml:space="preserve">, and </w:t>
      </w:r>
      <w:r w:rsidR="006D3098" w:rsidRPr="00000AFD">
        <w:rPr>
          <w:rFonts w:ascii="Times New Roman" w:hAnsi="Times New Roman"/>
          <w:i/>
          <w:iCs/>
        </w:rPr>
        <w:t>Stenotrophomonas</w:t>
      </w:r>
      <w:r w:rsidR="006D3098" w:rsidRPr="00000AFD">
        <w:rPr>
          <w:rFonts w:ascii="Times New Roman" w:hAnsi="Times New Roman"/>
        </w:rPr>
        <w:t xml:space="preserve"> and fungi of the genera </w:t>
      </w:r>
      <w:r w:rsidR="006D3098" w:rsidRPr="00000AFD">
        <w:rPr>
          <w:rFonts w:ascii="Times New Roman" w:hAnsi="Times New Roman"/>
          <w:i/>
          <w:iCs/>
        </w:rPr>
        <w:t>Alternaria</w:t>
      </w:r>
      <w:r w:rsidR="006D3098" w:rsidRPr="00000AFD">
        <w:rPr>
          <w:rFonts w:ascii="Times New Roman" w:hAnsi="Times New Roman"/>
        </w:rPr>
        <w:t xml:space="preserve">, </w:t>
      </w:r>
      <w:r w:rsidR="006D3098" w:rsidRPr="00000AFD">
        <w:rPr>
          <w:rFonts w:ascii="Times New Roman" w:hAnsi="Times New Roman"/>
          <w:i/>
          <w:iCs/>
        </w:rPr>
        <w:t>Arthrinium</w:t>
      </w:r>
      <w:r w:rsidR="006D3098" w:rsidRPr="00000AFD">
        <w:rPr>
          <w:rFonts w:ascii="Times New Roman" w:hAnsi="Times New Roman"/>
        </w:rPr>
        <w:t xml:space="preserve">, </w:t>
      </w:r>
      <w:r w:rsidR="006D3098" w:rsidRPr="00000AFD">
        <w:rPr>
          <w:rFonts w:ascii="Times New Roman" w:hAnsi="Times New Roman"/>
          <w:i/>
          <w:iCs/>
        </w:rPr>
        <w:t>Cladosporium</w:t>
      </w:r>
      <w:r w:rsidR="006D3098" w:rsidRPr="00000AFD">
        <w:rPr>
          <w:rFonts w:ascii="Times New Roman" w:hAnsi="Times New Roman"/>
        </w:rPr>
        <w:t xml:space="preserve">, </w:t>
      </w:r>
      <w:r w:rsidR="006D3098" w:rsidRPr="00000AFD">
        <w:rPr>
          <w:rFonts w:ascii="Times New Roman" w:hAnsi="Times New Roman"/>
          <w:i/>
          <w:iCs/>
        </w:rPr>
        <w:t>Didymella</w:t>
      </w:r>
      <w:r w:rsidR="006D3098" w:rsidRPr="00000AFD">
        <w:rPr>
          <w:rFonts w:ascii="Times New Roman" w:hAnsi="Times New Roman"/>
        </w:rPr>
        <w:t xml:space="preserve">, </w:t>
      </w:r>
      <w:r w:rsidR="006D3098" w:rsidRPr="00000AFD">
        <w:rPr>
          <w:rFonts w:ascii="Times New Roman" w:hAnsi="Times New Roman"/>
          <w:i/>
          <w:iCs/>
        </w:rPr>
        <w:t>Fusarium</w:t>
      </w:r>
      <w:r w:rsidR="006D3098" w:rsidRPr="00000AFD">
        <w:rPr>
          <w:rFonts w:ascii="Times New Roman" w:hAnsi="Times New Roman"/>
        </w:rPr>
        <w:t xml:space="preserve">, </w:t>
      </w:r>
      <w:r w:rsidR="006D3098" w:rsidRPr="00000AFD">
        <w:rPr>
          <w:rFonts w:ascii="Times New Roman" w:hAnsi="Times New Roman"/>
          <w:i/>
          <w:iCs/>
        </w:rPr>
        <w:t>Paraphaeosphaeria</w:t>
      </w:r>
      <w:r w:rsidR="006D3098" w:rsidRPr="00000AFD">
        <w:rPr>
          <w:rFonts w:ascii="Times New Roman" w:hAnsi="Times New Roman"/>
        </w:rPr>
        <w:t xml:space="preserve">, </w:t>
      </w:r>
      <w:r w:rsidR="006D3098" w:rsidRPr="00000AFD">
        <w:rPr>
          <w:rFonts w:ascii="Times New Roman" w:hAnsi="Times New Roman"/>
          <w:i/>
          <w:iCs/>
        </w:rPr>
        <w:t>Pyrenochaetopsis</w:t>
      </w:r>
      <w:r w:rsidR="006D3098" w:rsidRPr="00000AFD">
        <w:rPr>
          <w:rFonts w:ascii="Times New Roman" w:hAnsi="Times New Roman"/>
        </w:rPr>
        <w:t xml:space="preserve">, </w:t>
      </w:r>
      <w:r w:rsidR="006D3098" w:rsidRPr="00000AFD">
        <w:rPr>
          <w:rFonts w:ascii="Times New Roman" w:hAnsi="Times New Roman"/>
          <w:i/>
          <w:iCs/>
        </w:rPr>
        <w:t>Sarocladium</w:t>
      </w:r>
      <w:r w:rsidR="006D3098" w:rsidRPr="00000AFD">
        <w:rPr>
          <w:rFonts w:ascii="Times New Roman" w:hAnsi="Times New Roman"/>
        </w:rPr>
        <w:t xml:space="preserve">, </w:t>
      </w:r>
      <w:r w:rsidR="006D3098" w:rsidRPr="00000AFD">
        <w:rPr>
          <w:rFonts w:ascii="Times New Roman" w:hAnsi="Times New Roman"/>
          <w:i/>
          <w:iCs/>
        </w:rPr>
        <w:t>Septoriella</w:t>
      </w:r>
      <w:r w:rsidR="006D3098" w:rsidRPr="00000AFD">
        <w:rPr>
          <w:rFonts w:ascii="Times New Roman" w:hAnsi="Times New Roman"/>
        </w:rPr>
        <w:t xml:space="preserve">, and </w:t>
      </w:r>
      <w:r w:rsidR="006D3098" w:rsidRPr="00000AFD">
        <w:rPr>
          <w:rFonts w:ascii="Times New Roman" w:hAnsi="Times New Roman"/>
          <w:i/>
          <w:iCs/>
        </w:rPr>
        <w:t>Trichoderma</w:t>
      </w:r>
      <w:r w:rsidR="00921C96" w:rsidRPr="00000AFD">
        <w:rPr>
          <w:rFonts w:ascii="Times New Roman" w:hAnsi="Times New Roman"/>
        </w:rPr>
        <w:t xml:space="preserve">. </w:t>
      </w:r>
      <w:ins w:id="23" w:author="Claudia Gunsch, Ph.D." w:date="2023-10-12T08:10:00Z">
        <w:r w:rsidR="00DB494F">
          <w:rPr>
            <w:rFonts w:ascii="Times New Roman" w:hAnsi="Times New Roman"/>
          </w:rPr>
          <w:t>M</w:t>
        </w:r>
      </w:ins>
      <w:del w:id="24" w:author="Claudia Gunsch, Ph.D." w:date="2023-10-12T08:10:00Z">
        <w:r w:rsidR="00921C96" w:rsidRPr="00000AFD" w:rsidDel="00DB494F">
          <w:rPr>
            <w:rFonts w:ascii="Times New Roman" w:hAnsi="Times New Roman"/>
          </w:rPr>
          <w:delText>M</w:delText>
        </w:r>
      </w:del>
      <w:r w:rsidR="00921C96" w:rsidRPr="00000AFD">
        <w:rPr>
          <w:rFonts w:ascii="Times New Roman" w:hAnsi="Times New Roman"/>
        </w:rPr>
        <w:t xml:space="preserve">icrocapsules </w:t>
      </w:r>
      <w:del w:id="25" w:author="Claudia Gunsch, Ph.D." w:date="2023-10-12T08:10:00Z">
        <w:r w:rsidR="00921C96" w:rsidRPr="00000AFD" w:rsidDel="00DB494F">
          <w:rPr>
            <w:rFonts w:ascii="Times New Roman" w:hAnsi="Times New Roman"/>
          </w:rPr>
          <w:delText>will be</w:delText>
        </w:r>
      </w:del>
      <w:ins w:id="26" w:author="Claudia Gunsch, Ph.D." w:date="2023-10-12T08:10:00Z">
        <w:r w:rsidR="00DB494F">
          <w:rPr>
            <w:rFonts w:ascii="Times New Roman" w:hAnsi="Times New Roman"/>
          </w:rPr>
          <w:t>are being</w:t>
        </w:r>
      </w:ins>
      <w:r w:rsidR="00921C96" w:rsidRPr="00000AFD">
        <w:rPr>
          <w:rFonts w:ascii="Times New Roman" w:hAnsi="Times New Roman"/>
        </w:rPr>
        <w:t xml:space="preserve"> generated via extrusion using </w:t>
      </w:r>
      <w:r w:rsidR="00362DD0" w:rsidRPr="00000AFD">
        <w:rPr>
          <w:rFonts w:ascii="Times New Roman" w:hAnsi="Times New Roman"/>
        </w:rPr>
        <w:t>three biodegradable polymers (alginate, alginate with chitosan coat, and polyvinyl alcohol).</w:t>
      </w:r>
      <w:r w:rsidR="00000AFD" w:rsidRPr="00000AFD">
        <w:rPr>
          <w:rFonts w:ascii="Times New Roman" w:hAnsi="Times New Roman"/>
        </w:rPr>
        <w:t xml:space="preserve"> </w:t>
      </w:r>
      <w:r w:rsidR="001A1027">
        <w:rPr>
          <w:rFonts w:ascii="Times New Roman" w:hAnsi="Times New Roman"/>
        </w:rPr>
        <w:t xml:space="preserve">Methods quantifying viability and growth for each </w:t>
      </w:r>
      <w:r w:rsidR="00000AFD" w:rsidRPr="00000AFD">
        <w:rPr>
          <w:rFonts w:ascii="Times New Roman" w:hAnsi="Times New Roman"/>
        </w:rPr>
        <w:t xml:space="preserve">biopolymer </w:t>
      </w:r>
      <w:r w:rsidR="001A1027">
        <w:rPr>
          <w:rFonts w:ascii="Times New Roman" w:hAnsi="Times New Roman"/>
        </w:rPr>
        <w:t>are still being developed. Current methods</w:t>
      </w:r>
      <w:r w:rsidR="001A1027" w:rsidRPr="00000AFD">
        <w:rPr>
          <w:rFonts w:ascii="Times New Roman" w:hAnsi="Times New Roman"/>
        </w:rPr>
        <w:t xml:space="preserve"> </w:t>
      </w:r>
      <w:r w:rsidR="001A1027">
        <w:rPr>
          <w:rFonts w:ascii="Times New Roman" w:hAnsi="Times New Roman"/>
        </w:rPr>
        <w:t xml:space="preserve">are </w:t>
      </w:r>
      <w:r w:rsidR="001A1027" w:rsidRPr="00000AFD">
        <w:rPr>
          <w:rFonts w:ascii="Times New Roman" w:hAnsi="Times New Roman"/>
        </w:rPr>
        <w:t>compar</w:t>
      </w:r>
      <w:r w:rsidR="001A1027">
        <w:rPr>
          <w:rFonts w:ascii="Times New Roman" w:hAnsi="Times New Roman"/>
        </w:rPr>
        <w:t>ing</w:t>
      </w:r>
      <w:r w:rsidR="001A1027" w:rsidRPr="00000AFD">
        <w:rPr>
          <w:rFonts w:ascii="Times New Roman" w:hAnsi="Times New Roman"/>
        </w:rPr>
        <w:t xml:space="preserve"> planktonic </w:t>
      </w:r>
      <w:del w:id="27" w:author="Claudia Gunsch, Ph.D." w:date="2023-10-12T08:11:00Z">
        <w:r w:rsidR="001A1027" w:rsidRPr="00000AFD" w:rsidDel="00DB494F">
          <w:rPr>
            <w:rFonts w:ascii="Times New Roman" w:hAnsi="Times New Roman"/>
          </w:rPr>
          <w:delText xml:space="preserve">growth </w:delText>
        </w:r>
      </w:del>
      <w:r w:rsidR="001A1027" w:rsidRPr="00000AFD">
        <w:rPr>
          <w:rFonts w:ascii="Times New Roman" w:hAnsi="Times New Roman"/>
        </w:rPr>
        <w:t xml:space="preserve">to encapsulated </w:t>
      </w:r>
      <w:ins w:id="28" w:author="Claudia Gunsch, Ph.D." w:date="2023-10-12T08:11:00Z">
        <w:r w:rsidR="00DB494F">
          <w:rPr>
            <w:rFonts w:ascii="Times New Roman" w:hAnsi="Times New Roman"/>
          </w:rPr>
          <w:t xml:space="preserve">microbial </w:t>
        </w:r>
      </w:ins>
      <w:r w:rsidR="001A1027" w:rsidRPr="00000AFD">
        <w:rPr>
          <w:rFonts w:ascii="Times New Roman" w:hAnsi="Times New Roman"/>
        </w:rPr>
        <w:t xml:space="preserve">growth in a defined </w:t>
      </w:r>
      <w:del w:id="29" w:author="Claudia Gunsch, Ph.D." w:date="2023-10-12T08:10:00Z">
        <w:r w:rsidR="001A1027" w:rsidRPr="00000AFD" w:rsidDel="00DB494F">
          <w:rPr>
            <w:rFonts w:ascii="Times New Roman" w:hAnsi="Times New Roman"/>
          </w:rPr>
          <w:delText>media</w:delText>
        </w:r>
        <w:r w:rsidR="001A1027" w:rsidDel="00DB494F">
          <w:rPr>
            <w:rFonts w:ascii="Times New Roman" w:hAnsi="Times New Roman"/>
          </w:rPr>
          <w:delText xml:space="preserve"> </w:delText>
        </w:r>
      </w:del>
      <w:ins w:id="30" w:author="Claudia Gunsch, Ph.D." w:date="2023-10-12T08:10:00Z">
        <w:r w:rsidR="00DB494F" w:rsidRPr="00000AFD">
          <w:rPr>
            <w:rFonts w:ascii="Times New Roman" w:hAnsi="Times New Roman"/>
          </w:rPr>
          <w:t>medi</w:t>
        </w:r>
        <w:r w:rsidR="00DB494F">
          <w:rPr>
            <w:rFonts w:ascii="Times New Roman" w:hAnsi="Times New Roman"/>
          </w:rPr>
          <w:t xml:space="preserve">um </w:t>
        </w:r>
      </w:ins>
      <w:r w:rsidR="001A1027">
        <w:rPr>
          <w:rFonts w:ascii="Times New Roman" w:hAnsi="Times New Roman"/>
        </w:rPr>
        <w:t xml:space="preserve">to investigate which biopolymer </w:t>
      </w:r>
      <w:r w:rsidR="0010361F">
        <w:rPr>
          <w:rFonts w:ascii="Times New Roman" w:hAnsi="Times New Roman"/>
        </w:rPr>
        <w:t xml:space="preserve">best </w:t>
      </w:r>
      <w:del w:id="31" w:author="Claudia Gunsch, Ph.D." w:date="2023-10-12T08:11:00Z">
        <w:r w:rsidR="0010361F" w:rsidDel="00DB494F">
          <w:rPr>
            <w:rFonts w:ascii="Times New Roman" w:hAnsi="Times New Roman"/>
          </w:rPr>
          <w:delText xml:space="preserve">augments </w:delText>
        </w:r>
      </w:del>
      <w:ins w:id="32" w:author="Claudia Gunsch, Ph.D." w:date="2023-10-12T08:11:00Z">
        <w:r w:rsidR="00DB494F">
          <w:rPr>
            <w:rFonts w:ascii="Times New Roman" w:hAnsi="Times New Roman"/>
          </w:rPr>
          <w:t>support</w:t>
        </w:r>
        <w:r w:rsidR="00DB494F">
          <w:rPr>
            <w:rFonts w:ascii="Times New Roman" w:hAnsi="Times New Roman"/>
          </w:rPr>
          <w:t xml:space="preserve">s </w:t>
        </w:r>
      </w:ins>
      <w:del w:id="33" w:author="Claudia Gunsch, Ph.D." w:date="2023-10-12T08:11:00Z">
        <w:r w:rsidR="0010361F" w:rsidDel="00DB494F">
          <w:rPr>
            <w:rFonts w:ascii="Times New Roman" w:hAnsi="Times New Roman"/>
          </w:rPr>
          <w:delText xml:space="preserve">the </w:delText>
        </w:r>
      </w:del>
      <w:r w:rsidR="0010361F">
        <w:rPr>
          <w:rFonts w:ascii="Times New Roman" w:hAnsi="Times New Roman"/>
        </w:rPr>
        <w:t>microbial growth</w:t>
      </w:r>
      <w:r w:rsidR="001A1027" w:rsidRPr="00000AFD">
        <w:rPr>
          <w:rFonts w:ascii="Times New Roman" w:hAnsi="Times New Roman"/>
        </w:rPr>
        <w:t xml:space="preserve">. </w:t>
      </w:r>
      <w:del w:id="34" w:author="Claudia Gunsch, Ph.D." w:date="2023-10-12T08:11:00Z">
        <w:r w:rsidR="00362DD0" w:rsidRPr="00000AFD" w:rsidDel="00DB494F">
          <w:rPr>
            <w:rFonts w:ascii="Times New Roman" w:hAnsi="Times New Roman"/>
          </w:rPr>
          <w:delText xml:space="preserve">This </w:delText>
        </w:r>
      </w:del>
      <w:ins w:id="35" w:author="Claudia Gunsch, Ph.D." w:date="2023-10-12T08:11:00Z">
        <w:r w:rsidR="00DB494F" w:rsidRPr="00000AFD">
          <w:rPr>
            <w:rFonts w:ascii="Times New Roman" w:hAnsi="Times New Roman"/>
          </w:rPr>
          <w:t>Th</w:t>
        </w:r>
        <w:r w:rsidR="00DB494F">
          <w:rPr>
            <w:rFonts w:ascii="Times New Roman" w:hAnsi="Times New Roman"/>
          </w:rPr>
          <w:t>ese</w:t>
        </w:r>
        <w:r w:rsidR="00DB494F" w:rsidRPr="00000AFD">
          <w:rPr>
            <w:rFonts w:ascii="Times New Roman" w:hAnsi="Times New Roman"/>
          </w:rPr>
          <w:t xml:space="preserve"> </w:t>
        </w:r>
      </w:ins>
      <w:r w:rsidR="00362DD0" w:rsidRPr="00000AFD">
        <w:rPr>
          <w:rFonts w:ascii="Times New Roman" w:hAnsi="Times New Roman"/>
        </w:rPr>
        <w:t xml:space="preserve">data </w:t>
      </w:r>
      <w:del w:id="36" w:author="Claudia Gunsch, Ph.D." w:date="2023-10-12T08:11:00Z">
        <w:r w:rsidR="00362DD0" w:rsidRPr="00000AFD" w:rsidDel="00DB494F">
          <w:rPr>
            <w:rFonts w:ascii="Times New Roman" w:hAnsi="Times New Roman"/>
          </w:rPr>
          <w:delText xml:space="preserve">is </w:delText>
        </w:r>
      </w:del>
      <w:ins w:id="37" w:author="Claudia Gunsch, Ph.D." w:date="2023-10-12T08:11:00Z">
        <w:r w:rsidR="00DB494F">
          <w:rPr>
            <w:rFonts w:ascii="Times New Roman" w:hAnsi="Times New Roman"/>
          </w:rPr>
          <w:t>are</w:t>
        </w:r>
        <w:r w:rsidR="00DB494F" w:rsidRPr="00000AFD">
          <w:rPr>
            <w:rFonts w:ascii="Times New Roman" w:hAnsi="Times New Roman"/>
          </w:rPr>
          <w:t xml:space="preserve"> </w:t>
        </w:r>
      </w:ins>
      <w:r w:rsidR="00362DD0" w:rsidRPr="00000AFD">
        <w:rPr>
          <w:rFonts w:ascii="Times New Roman" w:hAnsi="Times New Roman"/>
        </w:rPr>
        <w:t>essential for determining proper methods</w:t>
      </w:r>
      <w:r w:rsidR="001A1027">
        <w:rPr>
          <w:rFonts w:ascii="Times New Roman" w:hAnsi="Times New Roman"/>
        </w:rPr>
        <w:t xml:space="preserve"> </w:t>
      </w:r>
      <w:r w:rsidR="0010361F">
        <w:rPr>
          <w:rFonts w:ascii="Times New Roman" w:hAnsi="Times New Roman"/>
        </w:rPr>
        <w:t xml:space="preserve">of encapsulation </w:t>
      </w:r>
      <w:r w:rsidR="00476E3B" w:rsidRPr="00000AFD">
        <w:rPr>
          <w:rFonts w:ascii="Times New Roman" w:hAnsi="Times New Roman"/>
        </w:rPr>
        <w:t xml:space="preserve">to </w:t>
      </w:r>
      <w:r w:rsidR="00000AFD" w:rsidRPr="00000AFD">
        <w:rPr>
          <w:rFonts w:ascii="Times New Roman" w:hAnsi="Times New Roman"/>
        </w:rPr>
        <w:t>promote</w:t>
      </w:r>
      <w:r w:rsidR="00476E3B" w:rsidRPr="00000AFD">
        <w:rPr>
          <w:rFonts w:ascii="Times New Roman" w:hAnsi="Times New Roman"/>
        </w:rPr>
        <w:t xml:space="preserve"> the success of bioremediation in PAH contaminated sites. </w:t>
      </w:r>
    </w:p>
    <w:p w14:paraId="5FE1BBEA" w14:textId="77777777" w:rsidR="0073166F" w:rsidRPr="00000AFD" w:rsidRDefault="0073166F">
      <w:pPr>
        <w:rPr>
          <w:rFonts w:asciiTheme="majorHAnsi" w:hAnsiTheme="majorHAnsi" w:cstheme="majorHAnsi"/>
          <w:color w:val="202124"/>
          <w:shd w:val="clear" w:color="auto" w:fill="FFFFFF"/>
        </w:rPr>
      </w:pPr>
    </w:p>
    <w:p w14:paraId="12299752" w14:textId="77777777" w:rsidR="0073166F" w:rsidRDefault="0073166F">
      <w:pPr>
        <w:rPr>
          <w:rFonts w:ascii="Roboto" w:hAnsi="Roboto"/>
          <w:color w:val="202124"/>
          <w:sz w:val="22"/>
          <w:szCs w:val="22"/>
          <w:shd w:val="clear" w:color="auto" w:fill="FFFFFF"/>
        </w:rPr>
      </w:pPr>
    </w:p>
    <w:p w14:paraId="0EFD9017" w14:textId="77777777" w:rsidR="0073166F" w:rsidRDefault="0073166F"/>
    <w:sectPr w:rsidR="007316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Claudia Gunsch, Ph.D.">
    <w15:presenceInfo w15:providerId="AD" w15:userId="S::ckgunsch@duke.edu::b1625118-eaad-4db0-b3da-2ff89e1ad80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94"/>
  <w:proofState w:spelling="clean" w:grammar="clean"/>
  <w:trackRevisions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66F"/>
    <w:rsid w:val="00000AFD"/>
    <w:rsid w:val="0010361F"/>
    <w:rsid w:val="001A1027"/>
    <w:rsid w:val="00311BF6"/>
    <w:rsid w:val="00362DD0"/>
    <w:rsid w:val="00476E3B"/>
    <w:rsid w:val="00550636"/>
    <w:rsid w:val="006D3098"/>
    <w:rsid w:val="0073166F"/>
    <w:rsid w:val="0076149C"/>
    <w:rsid w:val="007A4235"/>
    <w:rsid w:val="00921C96"/>
    <w:rsid w:val="009A01DE"/>
    <w:rsid w:val="009C4BFF"/>
    <w:rsid w:val="00B529CB"/>
    <w:rsid w:val="00C4552C"/>
    <w:rsid w:val="00CF11B8"/>
    <w:rsid w:val="00DB494F"/>
    <w:rsid w:val="00DE539F"/>
    <w:rsid w:val="00F33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E114E"/>
  <w15:chartTrackingRefBased/>
  <w15:docId w15:val="{4D58555C-9F97-8548-82F6-98684B658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552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4552C"/>
    <w:pPr>
      <w:ind w:left="720"/>
      <w:contextualSpacing/>
    </w:pPr>
  </w:style>
  <w:style w:type="paragraph" w:styleId="Revision">
    <w:name w:val="Revision"/>
    <w:hidden/>
    <w:uiPriority w:val="99"/>
    <w:semiHidden/>
    <w:rsid w:val="00DB49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358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Erica Babusci</dc:creator>
  <cp:keywords/>
  <dc:description/>
  <cp:lastModifiedBy>Claudia Gunsch, Ph.D.</cp:lastModifiedBy>
  <cp:revision>2</cp:revision>
  <cp:lastPrinted>2023-10-11T20:01:00Z</cp:lastPrinted>
  <dcterms:created xsi:type="dcterms:W3CDTF">2023-10-12T12:12:00Z</dcterms:created>
  <dcterms:modified xsi:type="dcterms:W3CDTF">2023-10-12T12:12:00Z</dcterms:modified>
</cp:coreProperties>
</file>